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27261">
      <w:pPr>
        <w:adjustRightInd/>
        <w:spacing w:line="500" w:lineRule="exact"/>
        <w:textAlignment w:val="auto"/>
        <w:rPr>
          <w:rFonts w:hint="eastAsia" w:ascii="仿宋_GB2312" w:eastAsia="仿宋_GB2312"/>
          <w:kern w:val="2"/>
          <w:sz w:val="28"/>
          <w:szCs w:val="24"/>
          <w:lang w:val="en-US" w:eastAsia="zh-CN"/>
        </w:rPr>
      </w:pPr>
      <w:r>
        <w:rPr>
          <w:rFonts w:hint="eastAsia" w:ascii="仿宋_GB2312" w:eastAsia="仿宋_GB2312"/>
          <w:kern w:val="2"/>
          <w:sz w:val="28"/>
          <w:szCs w:val="24"/>
        </w:rPr>
        <w:t>附件1</w:t>
      </w:r>
      <w:r>
        <w:rPr>
          <w:rFonts w:hint="eastAsia" w:ascii="仿宋_GB2312" w:eastAsia="仿宋_GB2312"/>
          <w:kern w:val="2"/>
          <w:sz w:val="28"/>
          <w:szCs w:val="24"/>
          <w:lang w:eastAsia="zh-CN"/>
        </w:rPr>
        <w:t>：</w:t>
      </w:r>
      <w:r>
        <w:rPr>
          <w:rFonts w:hint="eastAsia" w:ascii="仿宋_GB2312" w:eastAsia="仿宋_GB2312"/>
          <w:kern w:val="2"/>
          <w:sz w:val="28"/>
          <w:szCs w:val="24"/>
          <w:lang w:val="en-US" w:eastAsia="zh-CN"/>
        </w:rPr>
        <w:t>需求与验收标准</w:t>
      </w:r>
    </w:p>
    <w:p w14:paraId="15760FE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知识库</w:t>
      </w:r>
    </w:p>
    <w:p w14:paraId="6362B75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需求描述</w:t>
      </w:r>
    </w:p>
    <w:p w14:paraId="1B0D1FF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需求描述</w:t>
      </w:r>
    </w:p>
    <w:p w14:paraId="78A29B6E">
      <w:pPr>
        <w:rPr>
          <w:rFonts w:hint="default"/>
          <w:lang w:val="en-US" w:eastAsia="zh-CN"/>
        </w:rPr>
      </w:pPr>
    </w:p>
    <w:p w14:paraId="150DBA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（一）多源知识导入与智能化解析需求</w:t>
      </w:r>
    </w:p>
    <w:p w14:paraId="1C297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【应用场景】</w:t>
      </w:r>
    </w:p>
    <w:p w14:paraId="76AEC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 w14:paraId="6D3AC7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【利益相关者/执行人员】</w:t>
      </w:r>
    </w:p>
    <w:p w14:paraId="6DFF42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个人用户、企业用户（如知识提供人、知识管理员）、系统管理员（负责数据迁移与日志审计）</w:t>
      </w:r>
    </w:p>
    <w:p w14:paraId="62AF8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【条件】</w:t>
      </w:r>
    </w:p>
    <w:p w14:paraId="1161A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1、用户拥有对应知识库的读写权限。</w:t>
      </w:r>
    </w:p>
    <w:p w14:paraId="7B28C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2、本地或系统内存在待导入的源文件。</w:t>
      </w:r>
    </w:p>
    <w:p w14:paraId="0148F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3、系统已部署并具备RAGFlow所涵盖的文档解析能力。</w:t>
      </w:r>
    </w:p>
    <w:p w14:paraId="74FC4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【输入】</w:t>
      </w:r>
    </w:p>
    <w:p w14:paraId="57207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color w:val="0070C0"/>
          <w:lang w:val="en-US" w:eastAsia="zh-CN"/>
          <w:rPrChange w:id="0" w:author="丶一丿乀" w:date="2026-03-23T15:08:01Z">
            <w:rPr>
              <w:rFonts w:hint="eastAsia"/>
              <w:lang w:val="en-US" w:eastAsia="zh-CN"/>
            </w:rPr>
          </w:rPrChange>
        </w:rPr>
        <w:t>源文件：用户通过拖拽或批量选择操作的本地/系统内碎片化文档（单个文件≤1GB，单次批量≤1000个）。</w:t>
      </w:r>
    </w:p>
    <w:p w14:paraId="3EEEED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2、导入配置：</w:t>
      </w:r>
    </w:p>
    <w:p w14:paraId="703E31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——目标知识库存放路径（如品类/子品类/项目/文档）。</w:t>
      </w:r>
    </w:p>
    <w:p w14:paraId="03193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  <w:r>
        <w:rPr>
          <w:rFonts w:hint="eastAsia"/>
          <w:color w:val="F79646" w:themeColor="accent6"/>
          <w:lang w:val="en-US" w:eastAsia="zh-CN"/>
          <w:rPrChange w:id="1" w:author="丶一丿乀" w:date="2026-03-23T14:02:44Z">
            <w:rPr>
              <w:rFonts w:hint="eastAsia"/>
              <w:lang w:val="en-US" w:eastAsia="zh-CN"/>
            </w:rPr>
          </w:rPrChange>
          <w14:textFill>
            <w14:solidFill>
              <w14:schemeClr w14:val="accent6"/>
            </w14:solidFill>
          </w14:textFill>
        </w:rPr>
        <w:t>解析功能开关（是否启用摘要、关键词标签、思维导图生成）。</w:t>
      </w:r>
    </w:p>
    <w:p w14:paraId="49A5F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  <w:r>
        <w:rPr>
          <w:rFonts w:hint="eastAsia"/>
          <w:color w:val="0070C0"/>
          <w:lang w:val="en-US" w:eastAsia="zh-CN"/>
          <w:rPrChange w:id="2" w:author="丶一丿乀" w:date="2026-03-23T15:08:40Z">
            <w:rPr>
              <w:rFonts w:hint="eastAsia"/>
              <w:lang w:val="en-US" w:eastAsia="zh-CN"/>
            </w:rPr>
          </w:rPrChange>
        </w:rPr>
        <w:t>用户手动触发重新解析的指令</w:t>
      </w:r>
      <w:r>
        <w:rPr>
          <w:rFonts w:hint="eastAsia"/>
          <w:color w:val="0070C0"/>
          <w:lang w:val="en-US" w:eastAsia="zh-CN"/>
          <w:rPrChange w:id="3" w:author="丶一丿乀" w:date="2026-03-23T15:08:40Z">
            <w:rPr>
              <w:rFonts w:hint="eastAsia"/>
              <w:lang w:val="en-US" w:eastAsia="zh-CN"/>
            </w:rPr>
          </w:rPrChange>
        </w:rPr>
        <w:t>。</w:t>
      </w:r>
    </w:p>
    <w:p w14:paraId="7AA8E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3、导入动作：用户拖拽文件至指定区域或通过文件夹选择器批量选中后触发。</w:t>
      </w:r>
    </w:p>
    <w:p w14:paraId="3B898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【做什么（程度/效果/反馈）】</w:t>
      </w:r>
    </w:p>
    <w:p w14:paraId="66DDB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1、多源智能导入：支持本地文件及文件夹拖拽、批量选择导入，单次任务最多承载1000个文件，单个文件最大1GB，涵盖RAGFlow支持的全部格式（含Office、PDF、图片、音视频等）。</w:t>
      </w:r>
    </w:p>
    <w:p w14:paraId="2338C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2、全格式兼容与解析：导入完成后，系统自动触发智能解析，生成结构化内容（摘要、关键词标签、思维导图）。用户可根据需求手动</w:t>
      </w:r>
      <w:r>
        <w:rPr>
          <w:rFonts w:hint="eastAsia"/>
          <w:color w:val="F79646" w:themeColor="accent6"/>
          <w:lang w:val="en-US" w:eastAsia="zh-CN"/>
          <w:rPrChange w:id="4" w:author="丶一丿乀" w:date="2026-03-23T15:10:19Z">
            <w:rPr>
              <w:rFonts w:hint="eastAsia"/>
              <w:lang w:val="en-US" w:eastAsia="zh-CN"/>
            </w:rPr>
          </w:rPrChange>
          <w14:textFill>
            <w14:solidFill>
              <w14:schemeClr w14:val="accent6"/>
            </w14:solidFill>
          </w14:textFill>
        </w:rPr>
        <w:t>开启/关闭特定解析功能</w:t>
      </w:r>
      <w:r>
        <w:rPr>
          <w:rFonts w:hint="eastAsia"/>
          <w:lang w:val="en-US" w:eastAsia="zh-CN"/>
        </w:rPr>
        <w:t>，或手动重新解析失败/变更的文件。</w:t>
      </w:r>
    </w:p>
    <w:p w14:paraId="253601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3、实时进度反馈：批量导入过程中，</w:t>
      </w:r>
      <w:r>
        <w:rPr>
          <w:rFonts w:hint="eastAsia"/>
          <w:color w:val="4F81BD" w:themeColor="accent1"/>
          <w:lang w:val="en-US" w:eastAsia="zh-CN"/>
          <w:rPrChange w:id="5" w:author="丶一丿乀" w:date="2026-03-23T15:10:54Z"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</w:rPrChange>
          <w14:textFill>
            <w14:solidFill>
              <w14:schemeClr w14:val="accent1"/>
            </w14:solidFill>
          </w14:textFill>
        </w:rPr>
        <w:t>界面精确显示当前进度（精确到</w:t>
      </w:r>
      <w:del w:id="6" w:author="icefire" w:date="2026-03-20T17:21:22Z">
        <w:r>
          <w:rPr>
            <w:rFonts w:hint="eastAsia"/>
            <w:color w:val="4F81BD" w:themeColor="accent1"/>
            <w:lang w:val="en-US" w:eastAsia="zh-CN"/>
            <w:rPrChange w:id="7" w:author="丶一丿乀" w:date="2026-03-23T15:10:54Z">
              <w:rPr>
                <w:rFonts w:hint="eastAsia"/>
                <w:color w:val="C0504D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rPrChange>
            <w14:textFill>
              <w14:solidFill>
                <w14:schemeClr w14:val="accent1"/>
              </w14:solidFill>
            </w14:textFill>
          </w:rPr>
          <w:delText>1</w:delText>
        </w:r>
      </w:del>
      <w:ins w:id="9" w:author="icefire" w:date="2026-03-20T17:16:10Z">
        <w:r>
          <w:rPr>
            <w:rFonts w:hint="eastAsia"/>
            <w:color w:val="4F81BD" w:themeColor="accent1"/>
            <w:lang w:val="en-US" w:eastAsia="zh-CN"/>
            <w:rPrChange w:id="10" w:author="丶一丿乀" w:date="2026-03-23T15:10:54Z">
              <w:rPr>
                <w:rFonts w:hint="eastAsia"/>
                <w:color w:val="C0504D" w:themeColor="accent2"/>
                <w:lang w:val="en-US" w:eastAsia="zh-CN"/>
                <w14:textFill>
                  <w14:solidFill>
                    <w14:schemeClr w14:val="accent2"/>
                  </w14:solidFill>
                </w14:textFill>
              </w:rPr>
            </w:rPrChange>
            <w14:textFill>
              <w14:solidFill>
                <w14:schemeClr w14:val="accent1"/>
              </w14:solidFill>
            </w14:textFill>
          </w:rPr>
          <w:t>10</w:t>
        </w:r>
      </w:ins>
      <w:r>
        <w:rPr>
          <w:rFonts w:hint="eastAsia"/>
          <w:color w:val="4F81BD" w:themeColor="accent1"/>
          <w:lang w:val="en-US" w:eastAsia="zh-CN"/>
          <w:rPrChange w:id="12" w:author="丶一丿乀" w:date="2026-03-23T15:10:54Z"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</w:rPrChange>
          <w14:textFill>
            <w14:solidFill>
              <w14:schemeClr w14:val="accent1"/>
            </w14:solidFill>
          </w14:textFill>
        </w:rPr>
        <w:t>%）</w:t>
      </w:r>
      <w:r>
        <w:commentReference w:id="0"/>
      </w:r>
      <w:ins w:id="13" w:author="WPS_1625195767" w:date="2026-03-16T15:43:06Z">
        <w:del w:id="14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（</w:delText>
          </w:r>
        </w:del>
      </w:ins>
      <w:ins w:id="15" w:author="WPS_1625195767" w:date="2026-03-16T15:43:39Z">
        <w:del w:id="16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在</w:delText>
          </w:r>
        </w:del>
      </w:ins>
      <w:ins w:id="17" w:author="WPS_1625195767" w:date="2026-03-16T15:43:40Z">
        <w:del w:id="18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第一步</w:delText>
          </w:r>
        </w:del>
      </w:ins>
      <w:ins w:id="19" w:author="WPS_1625195767" w:date="2026-03-16T15:43:08Z">
        <w:del w:id="20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miner</w:delText>
          </w:r>
        </w:del>
      </w:ins>
      <w:ins w:id="21" w:author="WPS_1625195767" w:date="2026-03-16T15:43:09Z">
        <w:del w:id="22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U</w:delText>
          </w:r>
        </w:del>
      </w:ins>
      <w:ins w:id="23" w:author="WPS_1625195767" w:date="2026-03-16T15:43:11Z">
        <w:del w:id="24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读取</w:delText>
          </w:r>
        </w:del>
      </w:ins>
      <w:ins w:id="25" w:author="WPS_1625195767" w:date="2026-03-16T15:43:16Z">
        <w:del w:id="26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文件</w:delText>
          </w:r>
        </w:del>
      </w:ins>
      <w:ins w:id="27" w:author="WPS_1625195767" w:date="2026-03-16T15:43:17Z">
        <w:del w:id="28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时</w:delText>
          </w:r>
        </w:del>
      </w:ins>
      <w:ins w:id="29" w:author="WPS_1625195767" w:date="2026-03-16T15:43:19Z">
        <w:del w:id="30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无法</w:delText>
          </w:r>
        </w:del>
      </w:ins>
      <w:ins w:id="31" w:author="WPS_1625195767" w:date="2026-03-16T15:43:24Z">
        <w:del w:id="32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精确到</w:delText>
          </w:r>
        </w:del>
      </w:ins>
      <w:ins w:id="33" w:author="WPS_1625195767" w:date="2026-03-16T15:43:25Z">
        <w:del w:id="34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1</w:delText>
          </w:r>
        </w:del>
      </w:ins>
      <w:ins w:id="35" w:author="WPS_1625195767" w:date="2026-03-16T15:43:26Z">
        <w:del w:id="36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%，</w:delText>
          </w:r>
        </w:del>
      </w:ins>
      <w:ins w:id="37" w:author="WPS_1625195767" w:date="2026-03-16T15:43:27Z">
        <w:del w:id="38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10</w:delText>
          </w:r>
        </w:del>
      </w:ins>
      <w:ins w:id="39" w:author="WPS_1625195767" w:date="2026-03-16T15:43:28Z">
        <w:del w:id="40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%</w:delText>
          </w:r>
        </w:del>
      </w:ins>
      <w:ins w:id="41" w:author="WPS_1625195767" w:date="2026-03-16T15:43:30Z">
        <w:del w:id="42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较为</w:delText>
          </w:r>
        </w:del>
      </w:ins>
      <w:ins w:id="43" w:author="WPS_1625195767" w:date="2026-03-16T15:43:31Z">
        <w:del w:id="44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合理</w:delText>
          </w:r>
        </w:del>
      </w:ins>
      <w:ins w:id="45" w:author="WPS_1625195767" w:date="2026-03-16T15:43:06Z">
        <w:del w:id="46" w:author="icefire" w:date="2026-03-20T17:16:1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）</w:delText>
          </w:r>
        </w:del>
      </w:ins>
      <w:r>
        <w:rPr>
          <w:rFonts w:hint="eastAsia"/>
          <w:lang w:val="en-US" w:eastAsia="zh-CN"/>
        </w:rPr>
        <w:t>。导入成功或失败均有明确提示，失败时具体说明原因（如格式不支持、文件大小超限、内容解析异常等）。</w:t>
      </w:r>
    </w:p>
    <w:p w14:paraId="4BB11CCD">
      <w:pP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4、</w:t>
      </w:r>
      <w:r>
        <w:rPr>
          <w:rFonts w:hint="eastAsia"/>
          <w:color w:val="4F81BD" w:themeColor="accent1"/>
          <w:lang w:val="en-US" w:eastAsia="zh-CN"/>
          <w:rPrChange w:id="47" w:author="丶一丿乀" w:date="2026-03-23T15:11:05Z">
            <w:rPr>
              <w:rFonts w:hint="eastAsia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敏感信息自动隔离：</w:t>
      </w:r>
      <w:r>
        <w:rPr>
          <w:rFonts w:hint="eastAsia"/>
          <w:color w:val="4F81BD" w:themeColor="accent1"/>
          <w:lang w:val="en-US" w:eastAsia="zh-CN"/>
          <w:rPrChange w:id="48" w:author="丶一丿乀" w:date="2026-03-23T15:11:05Z">
            <w:rPr>
              <w:rFonts w:hint="eastAsia"/>
              <w:color w:val="000000" w:themeColor="text1"/>
              <w:lang w:val="en-US" w:eastAsia="zh-CN"/>
              <w14:textFill>
                <w14:solidFill>
                  <w14:schemeClr w14:val="tx1"/>
                </w14:solidFill>
              </w14:textFill>
            </w:rPr>
          </w:rPrChange>
          <w14:textFill>
            <w14:solidFill>
              <w14:schemeClr w14:val="accent1"/>
            </w14:solidFill>
          </w14:textFill>
        </w:rPr>
        <w:t>系统自动扫描内容，识别涉恐、涉军、涉密、涉黄、个人隐私等敏感信息，识别后自动隔离相关文件或内容，防止违规信息入库，并触发预警机制。</w:t>
      </w:r>
    </w:p>
    <w:p w14:paraId="3E5E7E4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数据同步与迁移：支持与RagFlow、Dify等外部平台的</w:t>
      </w:r>
      <w:ins w:id="49" w:author="icefire" w:date="2026-03-20T17:30:23Z">
        <w:r>
          <w:rPr>
            <w:rFonts w:hint="eastAsia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t>文档</w:t>
        </w:r>
      </w:ins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数据同步，实现知识库的无缝迁移与对接，确保数据迁移覆盖率100%。</w:t>
      </w:r>
      <w:ins w:id="50" w:author="WPS_1625195767" w:date="2026-03-16T15:47:42Z">
        <w:del w:id="51" w:author="icefire" w:date="2026-03-20T17:16:19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（</w:delText>
          </w:r>
        </w:del>
      </w:ins>
      <w:ins w:id="52" w:author="WPS_1625195767" w:date="2026-03-16T15:43:53Z">
        <w:del w:id="53" w:author="icefire" w:date="2026-03-20T17:16:19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数据同步</w:delText>
          </w:r>
        </w:del>
      </w:ins>
      <w:ins w:id="54" w:author="WPS_1625195767" w:date="2026-03-16T15:43:56Z">
        <w:del w:id="55" w:author="icefire" w:date="2026-03-20T17:16:19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第一阶段</w:delText>
          </w:r>
        </w:del>
      </w:ins>
      <w:ins w:id="56" w:author="WPS_1625195767" w:date="2026-03-16T15:43:59Z">
        <w:del w:id="57" w:author="icefire" w:date="2026-03-20T17:16:19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无法完成</w:delText>
          </w:r>
        </w:del>
      </w:ins>
      <w:ins w:id="58" w:author="WPS_1625195767" w:date="2026-03-16T15:44:01Z">
        <w:del w:id="59" w:author="icefire" w:date="2026-03-20T17:16:19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，</w:delText>
          </w:r>
        </w:del>
      </w:ins>
      <w:ins w:id="60" w:author="WPS_1625195767" w:date="2026-03-16T15:44:02Z">
        <w:del w:id="61" w:author="icefire" w:date="2026-03-20T17:16:19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建议</w:delText>
          </w:r>
        </w:del>
      </w:ins>
      <w:ins w:id="62" w:author="WPS_1625195767" w:date="2026-03-16T15:44:04Z">
        <w:del w:id="63" w:author="icefire" w:date="2026-03-20T17:16:19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加到</w:delText>
          </w:r>
        </w:del>
      </w:ins>
      <w:ins w:id="64" w:author="WPS_1625195767" w:date="2026-03-16T15:44:06Z">
        <w:del w:id="65" w:author="icefire" w:date="2026-03-20T17:16:19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第二阶段</w:delText>
          </w:r>
        </w:del>
      </w:ins>
      <w:ins w:id="66" w:author="WPS_1625195767" w:date="2026-03-16T15:47:44Z">
        <w:del w:id="67" w:author="icefire" w:date="2026-03-20T17:16:19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）</w:delText>
          </w:r>
        </w:del>
      </w:ins>
    </w:p>
    <w:p w14:paraId="7EB87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6、异常恢复与日志：导入过程中若网络中断，</w:t>
      </w:r>
      <w:r>
        <w:rPr>
          <w:rFonts w:hint="eastAsia"/>
          <w:lang w:val="en-US" w:eastAsia="zh-CN"/>
        </w:rPr>
        <w:t>重连后可断点续传</w:t>
      </w:r>
      <w:r>
        <w:rPr>
          <w:rFonts w:hint="eastAsia"/>
          <w:lang w:val="en-US" w:eastAsia="zh-CN"/>
        </w:rPr>
        <w:t>，不重复处理已完成文件。支持批量导入日志导出，便于后续核对与审计。</w:t>
      </w:r>
    </w:p>
    <w:p w14:paraId="14458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【输出】</w:t>
      </w:r>
    </w:p>
    <w:p w14:paraId="1C334F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结构化知识单元：导入并解析完成后，输出包含摘要、关键词标签、思维导图的结构化内容，关联原始文件，存入指定知识库路径。</w:t>
      </w:r>
    </w:p>
    <w:p w14:paraId="6CCE1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实时进度与状态报告：界面展示精确到1%的进度条，并提供导入成功/失败清单及具体失败原因。</w:t>
      </w:r>
    </w:p>
    <w:p w14:paraId="125F84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敏感信息预警/隔离记录：对被隔离的敏感文件或内容生成记录，通知相应用户或管理员。</w:t>
      </w:r>
    </w:p>
    <w:p w14:paraId="4AD550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可导出的操作日志：提供包含文件列表、处理时间、处理结果、异常信息等在内的批量导入日志文件。</w:t>
      </w:r>
    </w:p>
    <w:p w14:paraId="59C947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【外界反应】</w:t>
      </w:r>
    </w:p>
    <w:p w14:paraId="70572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用户无需手动整理和转换格式，知识入库效率显著提升。</w:t>
      </w:r>
    </w:p>
    <w:p w14:paraId="2834F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企业知识库内容快速丰富，文档管理员管理负担减轻。</w:t>
      </w:r>
    </w:p>
    <w:p w14:paraId="3FCF2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当解析准确率与敏感识别率达标时，用户对自动化工具的信任度增强。反之，若解析质量不足或误报率高，需优化解析算法及敏感词库。</w:t>
      </w:r>
    </w:p>
    <w:p w14:paraId="0BC613AD">
      <w:pPr>
        <w:rPr>
          <w:rFonts w:hint="eastAsia"/>
          <w:lang w:val="en-US" w:eastAsia="zh-CN"/>
        </w:rPr>
      </w:pPr>
    </w:p>
    <w:p w14:paraId="49FAD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（二）AI精准检索与问答需求</w:t>
      </w:r>
    </w:p>
    <w:p w14:paraId="4B14C7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 w14:paraId="171A2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【利益相关者/执行人员】</w:t>
      </w:r>
      <w:r>
        <w:rPr>
          <w:rFonts w:hint="default"/>
          <w:color w:val="F79646" w:themeColor="accent6"/>
          <w:lang w:val="en-US" w:eastAsia="zh-CN"/>
          <w:rPrChange w:id="68" w:author="丶一丿乀" w:date="2026-03-23T14:05:36Z">
            <w:rPr>
              <w:rFonts w:hint="default"/>
              <w:lang w:val="en-US" w:eastAsia="zh-CN"/>
            </w:rPr>
          </w:rPrChange>
          <w14:textFill>
            <w14:solidFill>
              <w14:schemeClr w14:val="accent6"/>
            </w14:solidFill>
          </w14:textFill>
        </w:rPr>
        <w:t>个人用户、小团队成员、企业员工、企业管理员</w:t>
      </w:r>
      <w:r>
        <w:rPr>
          <w:rFonts w:hint="default"/>
          <w:lang w:val="en-US" w:eastAsia="zh-CN"/>
        </w:rPr>
        <w:t>。</w:t>
      </w:r>
    </w:p>
    <w:p w14:paraId="673BD1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【条件】用户已登录系统，拥有对应知识检索/问答权限，知识库已存在可检索的知识内容，网络连接正常（</w:t>
      </w:r>
      <w:r>
        <w:rPr>
          <w:rFonts w:hint="default"/>
          <w:color w:val="F79646" w:themeColor="accent6"/>
          <w:lang w:val="en-US" w:eastAsia="zh-CN"/>
          <w:rPrChange w:id="69" w:author="丶一丿乀" w:date="2026-03-23T14:06:01Z">
            <w:rPr>
              <w:rFonts w:hint="default"/>
              <w:lang w:val="en-US" w:eastAsia="zh-CN"/>
            </w:rPr>
          </w:rPrChange>
          <w14:textFill>
            <w14:solidFill>
              <w14:schemeClr w14:val="accent6"/>
            </w14:solidFill>
          </w14:textFill>
        </w:rPr>
        <w:t>全网检索需联网，私有检索可离线</w:t>
      </w:r>
      <w:r>
        <w:rPr>
          <w:rFonts w:hint="default"/>
          <w:lang w:val="en-US" w:eastAsia="zh-CN"/>
        </w:rPr>
        <w:t>）。</w:t>
      </w:r>
    </w:p>
    <w:p w14:paraId="6ED333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【输入】检索关键词、指定知识库（所停留界面、或所选择文档夹、或所打开文档下</w:t>
      </w:r>
      <w:r>
        <w:rPr>
          <w:rFonts w:hint="eastAsia"/>
          <w:lang w:val="en-US" w:eastAsia="zh-CN"/>
        </w:rPr>
        <w:t>、跨文件夹或文件</w:t>
      </w:r>
      <w:r>
        <w:rPr>
          <w:rFonts w:hint="default"/>
          <w:lang w:val="en-US" w:eastAsia="zh-CN"/>
        </w:rPr>
        <w:t>）、问答问题（输入文字/划词触发）、检索范围选择（个人终端/本系统）、追问指令。</w:t>
      </w:r>
    </w:p>
    <w:p w14:paraId="039B4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【做什么，程度/效果/反馈】用户可通过关键词、指定知识库、划词等方式发起检索/问答，系统根据用户权限筛选结果，检索响应时间≤1秒，问答响应时间≤3秒，答案需附原文溯源，支持</w:t>
      </w:r>
      <w:r>
        <w:rPr>
          <w:rFonts w:hint="default"/>
          <w:color w:val="4F81BD" w:themeColor="accent1"/>
          <w:lang w:val="en-US" w:eastAsia="zh-CN"/>
          <w:rPrChange w:id="70" w:author="丶一丿乀" w:date="2026-03-23T15:17:39Z">
            <w:rPr>
              <w:rFonts w:hint="default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多轮追问</w:t>
      </w:r>
      <w:r>
        <w:rPr>
          <w:rFonts w:hint="default"/>
          <w:lang w:val="en-US" w:eastAsia="zh-CN"/>
        </w:rPr>
        <w:t>，反馈检索结果数量、问答溯源提示，无结果时提示相关推荐。需要提供会话历史记录，保存会话内容、引用，支持继续之前的会话；</w:t>
      </w:r>
      <w:r>
        <w:rPr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需要根据附件类型和问答意图，自动路由文本大模型/多模态模型；需要参考 prompt-optimizer ，对用户输入的提示词进行优化；</w:t>
      </w:r>
      <w:ins w:id="71" w:author="WPS_1625195767" w:date="2026-03-16T15:45:09Z">
        <w:del w:id="72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（</w:delText>
          </w:r>
        </w:del>
      </w:ins>
      <w:ins w:id="73" w:author="WPS_1625195767" w:date="2026-03-16T15:44:22Z">
        <w:del w:id="74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自动路由</w:delText>
          </w:r>
        </w:del>
      </w:ins>
      <w:ins w:id="75" w:author="WPS_1625195767" w:date="2026-03-16T15:44:25Z">
        <w:del w:id="76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多模态</w:delText>
          </w:r>
        </w:del>
      </w:ins>
      <w:ins w:id="77" w:author="WPS_1625195767" w:date="2026-03-16T15:44:26Z">
        <w:del w:id="78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大模型</w:delText>
          </w:r>
        </w:del>
      </w:ins>
      <w:ins w:id="79" w:author="WPS_1625195767" w:date="2026-03-16T15:44:27Z">
        <w:del w:id="80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在</w:delText>
          </w:r>
        </w:del>
      </w:ins>
      <w:ins w:id="81" w:author="WPS_1625195767" w:date="2026-03-16T15:44:29Z">
        <w:del w:id="82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当前</w:delText>
          </w:r>
        </w:del>
      </w:ins>
      <w:ins w:id="83" w:author="WPS_1625195767" w:date="2026-03-16T15:44:34Z">
        <w:del w:id="84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以</w:delText>
          </w:r>
        </w:del>
      </w:ins>
      <w:ins w:id="85" w:author="WPS_1625195767" w:date="2026-03-16T15:44:31Z">
        <w:del w:id="86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文本</w:delText>
          </w:r>
        </w:del>
      </w:ins>
      <w:ins w:id="87" w:author="WPS_1625195767" w:date="2026-03-16T15:44:35Z">
        <w:del w:id="88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为</w:delText>
          </w:r>
        </w:del>
      </w:ins>
      <w:ins w:id="89" w:author="WPS_1625195767" w:date="2026-03-16T15:44:40Z">
        <w:del w:id="90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向量的</w:delText>
          </w:r>
        </w:del>
      </w:ins>
      <w:ins w:id="91" w:author="WPS_1625195767" w:date="2026-03-16T15:44:41Z">
        <w:del w:id="92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数据库</w:delText>
          </w:r>
        </w:del>
      </w:ins>
      <w:ins w:id="93" w:author="WPS_1625195767" w:date="2026-03-16T15:44:42Z">
        <w:del w:id="94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中</w:delText>
          </w:r>
        </w:del>
      </w:ins>
      <w:ins w:id="95" w:author="WPS_1625195767" w:date="2026-03-16T15:44:45Z">
        <w:del w:id="96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上不支持</w:delText>
          </w:r>
        </w:del>
      </w:ins>
      <w:ins w:id="97" w:author="WPS_1625195767" w:date="2026-03-16T15:44:46Z">
        <w:del w:id="98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，</w:delText>
          </w:r>
        </w:del>
      </w:ins>
      <w:ins w:id="99" w:author="WPS_1625195767" w:date="2026-03-16T15:44:47Z">
        <w:del w:id="100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需要</w:delText>
          </w:r>
        </w:del>
      </w:ins>
      <w:ins w:id="101" w:author="WPS_1625195767" w:date="2026-03-16T15:44:51Z">
        <w:del w:id="102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另外</w:delText>
          </w:r>
        </w:del>
      </w:ins>
      <w:ins w:id="103" w:author="WPS_1625195767" w:date="2026-03-16T15:44:52Z">
        <w:del w:id="104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讨论</w:delText>
          </w:r>
        </w:del>
      </w:ins>
      <w:ins w:id="105" w:author="WPS_1625195767" w:date="2026-03-16T15:44:56Z">
        <w:del w:id="106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。</w:delText>
          </w:r>
        </w:del>
      </w:ins>
      <w:ins w:id="107" w:author="WPS_1625195767" w:date="2026-03-16T15:45:00Z">
        <w:del w:id="108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提示词优化</w:delText>
          </w:r>
        </w:del>
      </w:ins>
      <w:ins w:id="109" w:author="WPS_1625195767" w:date="2026-03-16T15:45:02Z">
        <w:del w:id="110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策略</w:delText>
          </w:r>
        </w:del>
      </w:ins>
      <w:ins w:id="111" w:author="WPS_1625195767" w:date="2026-03-16T15:45:03Z">
        <w:del w:id="112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也</w:delText>
          </w:r>
        </w:del>
      </w:ins>
      <w:ins w:id="113" w:author="WPS_1625195767" w:date="2026-03-16T15:45:05Z">
        <w:del w:id="114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续</w:delText>
          </w:r>
        </w:del>
      </w:ins>
      <w:ins w:id="115" w:author="WPS_1625195767" w:date="2026-03-16T15:45:06Z">
        <w:del w:id="116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讨论</w:delText>
          </w:r>
        </w:del>
      </w:ins>
      <w:ins w:id="117" w:author="WPS_1625195767" w:date="2026-03-16T15:45:13Z">
        <w:del w:id="118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，</w:delText>
          </w:r>
        </w:del>
      </w:ins>
      <w:ins w:id="119" w:author="WPS_1625195767" w:date="2026-03-16T15:45:14Z">
        <w:del w:id="120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建议</w:delText>
          </w:r>
        </w:del>
      </w:ins>
      <w:ins w:id="121" w:author="WPS_1625195767" w:date="2026-03-16T15:45:16Z">
        <w:del w:id="122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放在</w:delText>
          </w:r>
        </w:del>
      </w:ins>
      <w:ins w:id="123" w:author="WPS_1625195767" w:date="2026-03-16T15:45:18Z">
        <w:del w:id="124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第二阶段</w:delText>
          </w:r>
        </w:del>
      </w:ins>
      <w:ins w:id="125" w:author="WPS_1625195767" w:date="2026-03-16T15:45:11Z">
        <w:del w:id="126" w:author="icefire" w:date="2026-03-20T17:16:33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）</w:delText>
          </w:r>
        </w:del>
      </w:ins>
    </w:p>
    <w:p w14:paraId="6247F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【输出】检索结果列表（按相关性排序）、问答答案（含溯源链接）、追问入口、无结果推荐内容、权限不足提示（无查看权限时）、</w:t>
      </w:r>
      <w:r>
        <w:rPr>
          <w:rFonts w:hint="default"/>
          <w:color w:val="4F81BD" w:themeColor="accent1"/>
          <w:lang w:val="en-US" w:eastAsia="zh-CN"/>
          <w:rPrChange w:id="127" w:author="丶一丿乀" w:date="2026-03-23T15:18:17Z">
            <w:rPr>
              <w:rFonts w:hint="default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问答的历史记录</w:t>
      </w:r>
      <w:r>
        <w:rPr>
          <w:rFonts w:hint="default"/>
          <w:lang w:val="en-US" w:eastAsia="zh-CN"/>
        </w:rPr>
        <w:t>。</w:t>
      </w:r>
    </w:p>
    <w:p w14:paraId="59B8AB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【外界反应】用户可快速定位所需知识，无需手动翻阅大量文档，问答结果精准可追溯，权限隔离可保障企业知识安全，无结果时可通过推荐获取相关知识。</w:t>
      </w:r>
    </w:p>
    <w:p w14:paraId="298DB57B">
      <w:pPr>
        <w:rPr>
          <w:rFonts w:hint="default"/>
          <w:lang w:val="en-US" w:eastAsia="zh-CN"/>
        </w:rPr>
      </w:pPr>
    </w:p>
    <w:p w14:paraId="45708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（三）精细化权限与安全管控需求</w:t>
      </w:r>
    </w:p>
    <w:p w14:paraId="75EA1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【应用场景】</w:t>
      </w:r>
      <w:r>
        <w:rPr>
          <w:rFonts w:hint="default"/>
          <w:color w:val="F79646" w:themeColor="accent6"/>
          <w:lang w:val="en-US" w:eastAsia="zh-CN"/>
          <w:rPrChange w:id="128" w:author="丶一丿乀" w:date="2026-03-23T14:07:50Z">
            <w:rPr>
              <w:rFonts w:hint="default"/>
              <w:lang w:val="en-US" w:eastAsia="zh-CN"/>
            </w:rPr>
          </w:rPrChange>
          <w14:textFill>
            <w14:solidFill>
              <w14:schemeClr w14:val="accent6"/>
            </w14:solidFill>
          </w14:textFill>
        </w:rPr>
        <w:t>企业管理员需基于组织架构设置不同部门、成员的知识访问、编辑、管理权限，保障企业核心知识安全；个人用户需保障个人知识库隐私</w:t>
      </w:r>
      <w:r>
        <w:rPr>
          <w:rFonts w:hint="default"/>
          <w:lang w:val="en-US" w:eastAsia="zh-CN"/>
        </w:rPr>
        <w:t>，防止未授权访问；企业需符合合规要求，对知识操作进行追溯。</w:t>
      </w:r>
    </w:p>
    <w:p w14:paraId="5B2282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【利益相关者/执行人员】企业管理员、个人用户、企业员工。</w:t>
      </w:r>
    </w:p>
    <w:p w14:paraId="223534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【条件】用户已登录系统，企业管理员拥有权限管控权限，个人用户拥有个人知识库管理权限</w:t>
      </w:r>
    </w:p>
    <w:p w14:paraId="4D101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【输入】</w:t>
      </w:r>
      <w:r>
        <w:rPr>
          <w:rFonts w:hint="default"/>
          <w:color w:val="0070C0"/>
          <w:lang w:val="en-US" w:eastAsia="zh-CN"/>
          <w:rPrChange w:id="129" w:author="丶一丿乀" w:date="2026-03-23T15:07:47Z">
            <w:rPr>
              <w:rFonts w:hint="default"/>
              <w:lang w:val="en-US" w:eastAsia="zh-CN"/>
            </w:rPr>
          </w:rPrChange>
        </w:rPr>
        <w:t>权限配置</w:t>
      </w:r>
      <w:r>
        <w:rPr>
          <w:rFonts w:hint="default"/>
          <w:color w:val="0070C0"/>
          <w:lang w:val="en-US" w:eastAsia="zh-CN"/>
          <w:rPrChange w:id="130" w:author="丶一丿乀" w:date="2026-03-23T15:07:47Z">
            <w:rPr>
              <w:rFonts w:hint="default"/>
              <w:lang w:val="en-US" w:eastAsia="zh-CN"/>
            </w:rPr>
          </w:rPrChange>
        </w:rPr>
        <w:t>指令（选择用户/部门、设置权限等级）、敏感信息识别指令、操作日志查询指令、权限修改/撤销指令、隐私设置指令（个人知识库私有/共享）。</w:t>
      </w:r>
    </w:p>
    <w:p w14:paraId="3BB471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 w14:paraId="79F35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【输出】权限配置回执、敏感信息隔离列表、</w:t>
      </w:r>
      <w:r>
        <w:rPr>
          <w:rFonts w:hint="default"/>
          <w:color w:val="4F81BD" w:themeColor="accent1"/>
          <w:lang w:val="en-US" w:eastAsia="zh-CN"/>
          <w:rPrChange w:id="131" w:author="丶一丿乀" w:date="2026-03-23T15:18:41Z">
            <w:rPr>
              <w:rFonts w:hint="default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操作日志</w:t>
      </w:r>
      <w:r>
        <w:rPr>
          <w:rFonts w:hint="default"/>
          <w:lang w:val="en-US" w:eastAsia="zh-CN"/>
        </w:rPr>
        <w:t>（含操作人、时间、内容）、权限修改/撤销通知、个人隐私设置状态、权限不足提示。</w:t>
      </w:r>
    </w:p>
    <w:p w14:paraId="0C9B3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 w14:paraId="01CBCD03">
      <w:pPr>
        <w:rPr>
          <w:rFonts w:hint="default"/>
          <w:lang w:val="en-US" w:eastAsia="zh-CN"/>
        </w:rPr>
      </w:pPr>
    </w:p>
    <w:p w14:paraId="1EAB68B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验收标准</w:t>
      </w:r>
    </w:p>
    <w:p w14:paraId="4898829B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多源知识导入与智能化解析需求</w:t>
      </w:r>
    </w:p>
    <w:p w14:paraId="6827A3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性能：支持单个文件最大1G，单次批量导入文件数量≤1000个，单个长文档解析耗时≤30秒/100页，多文件同时解析不影响系统正常操作。</w:t>
      </w:r>
    </w:p>
    <w:p w14:paraId="6B9FFD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 w14:paraId="238C7C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可服务性：支持导入/解析失败排查指引，提供常见问题解决方案（如格式转换工具推荐），支持批量导入日志导出，便于核对导入内容。</w:t>
      </w:r>
    </w:p>
    <w:p w14:paraId="28C81EE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</w:t>
      </w:r>
      <w:ins w:id="132" w:author="icefire" w:date="2026-03-20T17:16:54Z">
        <w:r>
          <w:rPr>
            <w:rFonts w:hint="eastAsia"/>
            <w:lang w:val="en-US" w:eastAsia="zh-CN"/>
          </w:rPr>
          <w:t>文件</w:t>
        </w:r>
      </w:ins>
      <w:r>
        <w:rPr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数据迁移无遗漏，覆盖率100%</w:t>
      </w:r>
      <w:ins w:id="133" w:author="icefire" w:date="2026-03-20T17:16:47Z">
        <w:r>
          <w:rPr>
            <w:rFonts w:hint="eastAsia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t>。</w:t>
        </w:r>
      </w:ins>
      <w:ins w:id="134" w:author="WPS_1625195767" w:date="2026-03-16T15:45:24Z">
        <w:del w:id="135" w:author="icefire" w:date="2026-03-20T17:16:44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（</w:delText>
          </w:r>
        </w:del>
      </w:ins>
      <w:ins w:id="136" w:author="WPS_1625195767" w:date="2026-03-16T15:45:26Z">
        <w:del w:id="137" w:author="icefire" w:date="2026-03-20T17:16:44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放</w:delText>
          </w:r>
        </w:del>
      </w:ins>
      <w:ins w:id="138" w:author="WPS_1625195767" w:date="2026-03-16T15:45:28Z">
        <w:del w:id="139" w:author="icefire" w:date="2026-03-20T17:16:44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二阶段</w:delText>
          </w:r>
        </w:del>
      </w:ins>
      <w:ins w:id="140" w:author="WPS_1625195767" w:date="2026-03-16T15:45:24Z">
        <w:del w:id="141" w:author="icefire" w:date="2026-03-20T17:16:44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）</w:delText>
          </w:r>
        </w:del>
      </w:ins>
    </w:p>
    <w:p w14:paraId="1578229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4CD8A31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AI精准检索与问答需求</w:t>
      </w:r>
    </w:p>
    <w:p w14:paraId="2A75DC1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性能：单用户单次检索响应时间≤1秒，问答响应时间≤3秒，支持多用户同时检索/问答（≥1000人在线，≥50人并发问答），检索结果相关性≥95%，问答准确率≥98%（企业级场景）。</w:t>
      </w:r>
    </w:p>
    <w:p w14:paraId="2DE418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可靠性：检索/问答过程中系统不崩溃，权限筛选无遗漏（未授权内容不展示），溯源链接准确可跳转，多轮追问可连续响应，无答非所问、内容错误情况。</w:t>
      </w:r>
    </w:p>
    <w:p w14:paraId="38F133D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可服务性：支持检索/问答结果反馈（如结果不精准可提交反馈），提供检索技巧指南，权限不足时提示申请授权入口，系统异常时自动提示并恢复服务。</w:t>
      </w:r>
    </w:p>
    <w:p w14:paraId="025A504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F4FF157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精细化权限与安全管控需求</w:t>
      </w:r>
    </w:p>
    <w:p w14:paraId="06DE2CC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性能：权限配置/修改/撤销响应时间≤1秒，敏感信息识别响应时间≤3秒，操作日志查询/导出响应时间≤3秒，支持同时配置多个部门/用户权限（≥100个）。</w:t>
      </w:r>
    </w:p>
    <w:p w14:paraId="00E7F69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可靠性：权限管控无遗漏、无错误（未授权用户无法访问），敏感信息识别准确，无误判、漏判，操作日志完整可追溯（保存时间≥1年），权限配置数据实时备份，不丢失。</w:t>
      </w:r>
    </w:p>
    <w:p w14:paraId="64F34F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可服务性：支持权限配置错误排查，提供权限等级说明文档，敏感信息误判时可手动解除隔离，操作日志导出支持多种格式，支持在线咨询权限相关问题。</w:t>
      </w:r>
    </w:p>
    <w:p w14:paraId="36149E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经用户授权后，不导入个人终端设备上的文档即可自动索引和检索个人知识。</w:t>
      </w:r>
    </w:p>
    <w:p w14:paraId="5A54C5D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E57C72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以文生文</w:t>
      </w:r>
    </w:p>
    <w:p w14:paraId="498E566A">
      <w:pPr>
        <w:pStyle w:val="4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需求描述</w:t>
      </w:r>
    </w:p>
    <w:p w14:paraId="022AC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 w14:paraId="4EB385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 w14:paraId="0C063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【条件】：已部署私有化大模型环境，用户已安装</w:t>
      </w:r>
      <w:del w:id="142" w:author="icefire" w:date="2026-03-20T17:17:04Z">
        <w:r>
          <w:rPr>
            <w:rFonts w:hint="default"/>
            <w:lang w:val="en-US" w:eastAsia="zh-CN"/>
          </w:rPr>
          <w:delText>WPS/WORD</w:delText>
        </w:r>
      </w:del>
      <w:ins w:id="143" w:author="icefire" w:date="2026-03-20T17:17:05Z">
        <w:r>
          <w:rPr>
            <w:rFonts w:hint="eastAsia"/>
            <w:lang w:val="en-US" w:eastAsia="zh-CN"/>
          </w:rPr>
          <w:t>offic</w:t>
        </w:r>
      </w:ins>
      <w:ins w:id="144" w:author="icefire" w:date="2026-03-20T17:17:06Z">
        <w:r>
          <w:rPr>
            <w:rFonts w:hint="eastAsia"/>
            <w:lang w:val="en-US" w:eastAsia="zh-CN"/>
          </w:rPr>
          <w:t>e</w:t>
        </w:r>
      </w:ins>
      <w:ins w:id="145" w:author="icefire" w:date="2026-03-20T17:17:08Z">
        <w:r>
          <w:rPr>
            <w:rFonts w:hint="eastAsia"/>
            <w:lang w:val="en-US" w:eastAsia="zh-CN"/>
          </w:rPr>
          <w:t xml:space="preserve"> wor</w:t>
        </w:r>
      </w:ins>
      <w:ins w:id="146" w:author="icefire" w:date="2026-03-20T17:17:09Z">
        <w:r>
          <w:rPr>
            <w:rFonts w:hint="eastAsia"/>
            <w:lang w:val="en-US" w:eastAsia="zh-CN"/>
          </w:rPr>
          <w:t>d</w:t>
        </w:r>
      </w:ins>
      <w:ins w:id="147" w:author="icefire" w:date="2026-03-20T17:17:10Z">
        <w:r>
          <w:rPr>
            <w:rFonts w:hint="eastAsia"/>
            <w:lang w:val="en-US" w:eastAsia="zh-CN"/>
          </w:rPr>
          <w:t>与</w:t>
        </w:r>
      </w:ins>
      <w:ins w:id="148" w:author="icefire" w:date="2026-03-20T17:17:12Z">
        <w:r>
          <w:rPr>
            <w:rFonts w:hint="eastAsia"/>
            <w:lang w:val="en-US" w:eastAsia="zh-CN"/>
          </w:rPr>
          <w:t>wps</w:t>
        </w:r>
      </w:ins>
      <w:r>
        <w:rPr>
          <w:rFonts w:hint="eastAsia"/>
          <w:lang w:val="en-US" w:eastAsia="zh-CN"/>
        </w:rPr>
        <w:t>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 w14:paraId="63DD4A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【输入】：用户提供的文档主题、框架参考文档</w:t>
      </w:r>
      <w:del w:id="149" w:author="icefire" w:date="2026-03-20T17:17:28Z">
        <w:r>
          <w:rPr>
            <w:rFonts w:hint="eastAsia"/>
            <w:lang w:val="en-US" w:eastAsia="zh-CN"/>
          </w:rPr>
          <w:delText>（word文档模板）</w:delText>
        </w:r>
      </w:del>
      <w:r>
        <w:rPr>
          <w:rFonts w:hint="eastAsia"/>
          <w:lang w:val="en-US" w:eastAsia="zh-CN"/>
        </w:rPr>
        <w:t>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 w14:paraId="3EF0BD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【做什么，程度/效果/反馈】：大模型依据输入信息及私有化环境配置，自动生成符合模板框架、格式规范的docx文档内容；支持在用户已打开的</w:t>
      </w:r>
      <w:ins w:id="150" w:author="icefire" w:date="2026-03-20T17:17:39Z">
        <w:r>
          <w:rPr>
            <w:rFonts w:hint="eastAsia"/>
            <w:lang w:val="en-US" w:eastAsia="zh-CN"/>
          </w:rPr>
          <w:t>office word与wps</w:t>
        </w:r>
      </w:ins>
      <w:del w:id="151" w:author="icefire" w:date="2026-03-20T17:17:39Z">
        <w:r>
          <w:rPr>
            <w:rFonts w:hint="eastAsia"/>
            <w:lang w:val="en-US" w:eastAsia="zh-CN"/>
          </w:rPr>
          <w:delText>WPS/WORD</w:delText>
        </w:r>
      </w:del>
      <w:r>
        <w:rPr>
          <w:rFonts w:hint="eastAsia"/>
          <w:lang w:val="en-US" w:eastAsia="zh-CN"/>
        </w:rPr>
        <w:t>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以批注形式标注溯源信息，对应到参考文档的具体来源，确保内容可追溯。</w:t>
      </w:r>
    </w:p>
    <w:p w14:paraId="0C523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 w14:paraId="46D1C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【外界反应】：生成过程中若出现软件切换、页面卡顿等情况，恢复正常办公界面后，用户可选择</w:t>
      </w:r>
      <w:r>
        <w:rPr>
          <w:rFonts w:hint="eastAsia"/>
          <w:color w:val="FF0000"/>
          <w:lang w:val="en-US" w:eastAsia="zh-CN"/>
          <w:rPrChange w:id="152" w:author="丶一丿乀" w:date="2026-03-23T15:23:28Z">
            <w:rPr>
              <w:rFonts w:hint="eastAsia"/>
              <w:lang w:val="en-US" w:eastAsia="zh-CN"/>
            </w:rPr>
          </w:rPrChange>
        </w:rPr>
        <w:t>继续生成、暂停生成或终止生成</w:t>
      </w:r>
      <w:r>
        <w:rPr>
          <w:rFonts w:hint="eastAsia"/>
          <w:lang w:val="en-US" w:eastAsia="zh-CN"/>
        </w:rPr>
        <w:t>；生成内容经用户确认接受后，可直接在</w:t>
      </w:r>
      <w:ins w:id="153" w:author="icefire" w:date="2026-03-20T17:17:48Z">
        <w:r>
          <w:rPr>
            <w:rFonts w:hint="eastAsia"/>
            <w:lang w:val="en-US" w:eastAsia="zh-CN"/>
          </w:rPr>
          <w:t>office word与wps</w:t>
        </w:r>
      </w:ins>
      <w:del w:id="154" w:author="icefire" w:date="2026-03-20T17:17:48Z">
        <w:r>
          <w:rPr>
            <w:rFonts w:hint="eastAsia"/>
            <w:lang w:val="en-US" w:eastAsia="zh-CN"/>
          </w:rPr>
          <w:delText>WPS/WORD</w:delText>
        </w:r>
      </w:del>
      <w:ins w:id="155" w:author="icefire" w:date="2026-03-20T17:17:51Z">
        <w:r>
          <w:rPr>
            <w:rFonts w:hint="eastAsia"/>
            <w:lang w:val="en-US" w:eastAsia="zh-CN"/>
          </w:rPr>
          <w:t>文档</w:t>
        </w:r>
      </w:ins>
      <w:r>
        <w:rPr>
          <w:rFonts w:hint="eastAsia"/>
          <w:lang w:val="en-US" w:eastAsia="zh-CN"/>
        </w:rPr>
        <w:t>中插入也可以支持预览、下载为word，溯源批注便于用户核对内容匹配度，提升文档编制效率及文文一致性。</w:t>
      </w:r>
    </w:p>
    <w:p w14:paraId="7D9CEA64">
      <w:pPr>
        <w:pStyle w:val="4"/>
        <w:numPr>
          <w:ilvl w:val="0"/>
          <w:numId w:val="4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验收标准</w:t>
      </w:r>
    </w:p>
    <w:p w14:paraId="0E8E69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一、性能约束（必须符合）</w:t>
      </w:r>
    </w:p>
    <w:p w14:paraId="1AAE15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文档生成响应时延≤3s，单文档生成总时长≤</w:t>
      </w:r>
      <w:del w:id="156" w:author="icefire" w:date="2026-03-20T17:29:19Z">
        <w:r>
          <w:rPr>
            <w:rFonts w:hint="default"/>
            <w:lang w:val="en-US" w:eastAsia="zh-CN"/>
          </w:rPr>
          <w:delText>60</w:delText>
        </w:r>
      </w:del>
      <w:ins w:id="157" w:author="icefire" w:date="2026-03-20T17:29:24Z">
        <w:r>
          <w:rPr>
            <w:rFonts w:hint="eastAsia"/>
            <w:lang w:val="en-US" w:eastAsia="zh-CN"/>
          </w:rPr>
          <w:t>300</w:t>
        </w:r>
      </w:ins>
      <w:r>
        <w:rPr>
          <w:rFonts w:hint="default"/>
          <w:lang w:val="en-US" w:eastAsia="zh-CN"/>
        </w:rPr>
        <w:t>s（单文档篇幅≤50页</w:t>
      </w:r>
      <w:ins w:id="158" w:author="icefire" w:date="2026-03-20T17:29:02Z">
        <w:r>
          <w:rPr>
            <w:rFonts w:hint="eastAsia"/>
            <w:lang w:val="en-US" w:eastAsia="zh-CN"/>
          </w:rPr>
          <w:t>）</w:t>
        </w:r>
      </w:ins>
      <w:del w:id="159" w:author="icefire" w:date="2026-03-20T17:28:56Z">
        <w:r>
          <w:rPr>
            <w:rFonts w:hint="default"/>
            <w:lang w:val="en-US" w:eastAsia="zh-CN"/>
          </w:rPr>
          <w:delText>）</w:delText>
        </w:r>
      </w:del>
      <w:r>
        <w:rPr>
          <w:rFonts w:hint="default"/>
          <w:lang w:val="en-US" w:eastAsia="zh-CN"/>
        </w:rPr>
        <w:t>。</w:t>
      </w:r>
    </w:p>
    <w:p w14:paraId="6E9827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参考文档解析成功率≥99%，支持格式（doc、docx、txt、pdf、xlsx、ppt、图片等）兼容率100%。</w:t>
      </w:r>
    </w:p>
    <w:p w14:paraId="39B2D3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光标处插入</w:t>
      </w:r>
      <w:r>
        <w:rPr>
          <w:rFonts w:hint="default"/>
          <w:color w:val="C0504D" w:themeColor="accent2"/>
          <w:lang w:val="en-US" w:eastAsia="zh-CN"/>
          <w:rPrChange w:id="160" w:author="WPS_1625195767" w:date="2026-03-16T15:46:28Z">
            <w:rPr>
              <w:rFonts w:hint="default"/>
              <w:lang w:val="en-US" w:eastAsia="zh-CN"/>
            </w:rPr>
          </w:rPrChange>
          <w14:textFill>
            <w14:solidFill>
              <w14:schemeClr w14:val="accent2"/>
            </w14:solidFill>
          </w14:textFill>
        </w:rPr>
        <w:t>生成时延≤2s</w:t>
      </w:r>
      <w:ins w:id="161" w:author="WPS_1625195767" w:date="2026-03-16T15:46:34Z">
        <w:del w:id="162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（</w:delText>
          </w:r>
        </w:del>
      </w:ins>
      <w:ins w:id="163" w:author="WPS_1625195767" w:date="2026-03-16T15:46:39Z">
        <w:del w:id="164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文本</w:delText>
          </w:r>
        </w:del>
      </w:ins>
      <w:ins w:id="165" w:author="WPS_1625195767" w:date="2026-03-16T15:46:41Z">
        <w:del w:id="166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越长</w:delText>
          </w:r>
        </w:del>
      </w:ins>
      <w:ins w:id="167" w:author="WPS_1625195767" w:date="2026-03-16T15:46:42Z">
        <w:del w:id="168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，</w:delText>
          </w:r>
        </w:del>
      </w:ins>
      <w:ins w:id="169" w:author="WPS_1625195767" w:date="2026-03-16T15:46:44Z">
        <w:del w:id="170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大模型</w:delText>
          </w:r>
        </w:del>
      </w:ins>
      <w:ins w:id="171" w:author="WPS_1625195767" w:date="2026-03-16T15:46:51Z">
        <w:del w:id="172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首字母</w:delText>
          </w:r>
        </w:del>
      </w:ins>
      <w:ins w:id="173" w:author="WPS_1625195767" w:date="2026-03-16T15:46:58Z">
        <w:del w:id="174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时延</w:delText>
          </w:r>
        </w:del>
      </w:ins>
      <w:ins w:id="175" w:author="WPS_1625195767" w:date="2026-03-16T15:47:00Z">
        <w:del w:id="176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越大</w:delText>
          </w:r>
        </w:del>
      </w:ins>
      <w:ins w:id="177" w:author="WPS_1625195767" w:date="2026-03-16T15:47:04Z">
        <w:del w:id="178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，</w:delText>
          </w:r>
        </w:del>
      </w:ins>
      <w:ins w:id="179" w:author="WPS_1625195767" w:date="2026-03-16T15:47:16Z">
        <w:del w:id="180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并且</w:delText>
          </w:r>
        </w:del>
      </w:ins>
      <w:ins w:id="181" w:author="WPS_1625195767" w:date="2026-03-16T15:47:19Z">
        <w:del w:id="182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很吃</w:delText>
          </w:r>
        </w:del>
      </w:ins>
      <w:ins w:id="183" w:author="WPS_1625195767" w:date="2026-03-16T15:47:23Z">
        <w:del w:id="184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服务器</w:delText>
          </w:r>
        </w:del>
      </w:ins>
      <w:ins w:id="185" w:author="WPS_1625195767" w:date="2026-03-16T15:47:27Z">
        <w:del w:id="186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和</w:delText>
          </w:r>
        </w:del>
      </w:ins>
      <w:ins w:id="187" w:author="WPS_1625195767" w:date="2026-03-16T15:47:28Z">
        <w:del w:id="188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显卡</w:delText>
          </w:r>
        </w:del>
      </w:ins>
      <w:ins w:id="189" w:author="WPS_1625195767" w:date="2026-03-16T15:47:24Z">
        <w:del w:id="190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性能</w:delText>
          </w:r>
        </w:del>
      </w:ins>
      <w:ins w:id="191" w:author="WPS_1625195767" w:date="2026-03-16T15:47:26Z">
        <w:del w:id="192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，</w:delText>
          </w:r>
        </w:del>
      </w:ins>
      <w:ins w:id="193" w:author="WPS_1625195767" w:date="2026-03-16T15:47:05Z">
        <w:del w:id="194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建议</w:delText>
          </w:r>
        </w:del>
      </w:ins>
      <w:ins w:id="195" w:author="WPS_1625195767" w:date="2026-03-16T15:47:07Z">
        <w:del w:id="196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3-5</w:delText>
          </w:r>
        </w:del>
      </w:ins>
      <w:ins w:id="197" w:author="WPS_1625195767" w:date="2026-03-16T15:47:08Z">
        <w:del w:id="198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秒</w:delText>
          </w:r>
        </w:del>
      </w:ins>
      <w:ins w:id="199" w:author="WPS_1625195767" w:date="2026-03-16T15:46:34Z">
        <w:del w:id="200" w:author="icefire" w:date="2026-03-20T17:18:25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）</w:delText>
          </w:r>
        </w:del>
      </w:ins>
      <w:r>
        <w:rPr>
          <w:rFonts w:hint="default"/>
          <w:lang w:val="en-US" w:eastAsia="zh-CN"/>
        </w:rPr>
        <w:t>，预览刷新时延≤1s，无卡顿。</w:t>
      </w:r>
    </w:p>
    <w:p w14:paraId="5083E192">
      <w:pPr>
        <w:rPr>
          <w:ins w:id="201" w:author="icefire" w:date="2026-03-20T17:18:32Z"/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lang w:val="en-US" w:eastAsia="zh-CN"/>
        </w:rPr>
        <w:t xml:space="preserve">- </w:t>
      </w:r>
      <w:r>
        <w:rPr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溯源批注生成准确率100%，</w:t>
      </w:r>
      <w:del w:id="202" w:author="icefire" w:date="2026-03-20T17:18:08Z">
        <w:r>
          <w:rPr>
            <w:rFonts w:hint="default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delText>批注与内容片段对应无偏差</w:delText>
        </w:r>
      </w:del>
      <w:ins w:id="203" w:author="icefire" w:date="2026-03-20T17:18:08Z">
        <w:r>
          <w:rPr>
            <w:rFonts w:hint="eastAsia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t>插入</w:t>
        </w:r>
      </w:ins>
      <w:ins w:id="204" w:author="icefire" w:date="2026-03-20T17:18:09Z">
        <w:r>
          <w:rPr>
            <w:rFonts w:hint="eastAsia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t>位置</w:t>
        </w:r>
      </w:ins>
      <w:ins w:id="205" w:author="icefire" w:date="2026-03-20T17:18:14Z">
        <w:r>
          <w:rPr>
            <w:rFonts w:hint="eastAsia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t>准确率</w:t>
        </w:r>
      </w:ins>
      <w:ins w:id="206" w:author="icefire" w:date="2026-03-20T17:18:16Z">
        <w:r>
          <w:rPr>
            <w:rFonts w:hint="eastAsia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t>95</w:t>
        </w:r>
      </w:ins>
      <w:ins w:id="207" w:author="icefire" w:date="2026-03-20T17:18:17Z">
        <w:r>
          <w:rPr>
            <w:rFonts w:hint="eastAsia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t>%</w:t>
        </w:r>
      </w:ins>
      <w:r>
        <w:rPr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。</w:t>
      </w:r>
    </w:p>
    <w:p w14:paraId="0D87DED4">
      <w:pPr>
        <w:rPr>
          <w:del w:id="208" w:author="icefire" w:date="2026-03-20T17:18:21Z"/>
          <w:rFonts w:hint="default"/>
          <w:lang w:val="en-US" w:eastAsia="zh-CN"/>
        </w:rPr>
      </w:pPr>
      <w:ins w:id="209" w:author="WPS_1625195767" w:date="2026-03-16T15:45:37Z">
        <w:del w:id="210" w:author="icefire" w:date="2026-03-20T17:18:21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（</w:delText>
          </w:r>
        </w:del>
      </w:ins>
      <w:ins w:id="211" w:author="WPS_1625195767" w:date="2026-03-16T15:45:38Z">
        <w:del w:id="212" w:author="icefire" w:date="2026-03-20T17:18:21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1</w:delText>
          </w:r>
        </w:del>
      </w:ins>
      <w:ins w:id="213" w:author="WPS_1625195767" w:date="2026-03-16T15:45:39Z">
        <w:del w:id="214" w:author="icefire" w:date="2026-03-20T17:18:21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00%</w:delText>
          </w:r>
        </w:del>
      </w:ins>
      <w:ins w:id="215" w:author="WPS_1625195767" w:date="2026-03-16T15:45:42Z">
        <w:del w:id="216" w:author="icefire" w:date="2026-03-20T17:18:21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不现实，</w:delText>
          </w:r>
        </w:del>
      </w:ins>
      <w:ins w:id="217" w:author="WPS_1625195767" w:date="2026-03-16T15:45:44Z">
        <w:del w:id="218" w:author="icefire" w:date="2026-03-20T17:18:21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可以</w:delText>
          </w:r>
        </w:del>
      </w:ins>
      <w:ins w:id="219" w:author="WPS_1625195767" w:date="2026-03-16T15:45:45Z">
        <w:del w:id="220" w:author="icefire" w:date="2026-03-20T17:18:21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尝试</w:delText>
          </w:r>
        </w:del>
      </w:ins>
      <w:ins w:id="221" w:author="WPS_1625195767" w:date="2026-03-16T15:46:10Z">
        <w:del w:id="222" w:author="icefire" w:date="2026-03-20T17:18:21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9</w:delText>
          </w:r>
        </w:del>
      </w:ins>
      <w:ins w:id="223" w:author="WPS_1625195767" w:date="2026-03-16T15:46:18Z">
        <w:del w:id="224" w:author="icefire" w:date="2026-03-20T17:18:21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5</w:delText>
          </w:r>
        </w:del>
      </w:ins>
      <w:ins w:id="225" w:author="WPS_1625195767" w:date="2026-03-16T15:46:11Z">
        <w:del w:id="226" w:author="icefire" w:date="2026-03-20T17:18:21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%</w:delText>
          </w:r>
        </w:del>
      </w:ins>
      <w:ins w:id="227" w:author="WPS_1625195767" w:date="2026-03-16T15:45:37Z">
        <w:del w:id="228" w:author="icefire" w:date="2026-03-20T17:18:21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）</w:delText>
          </w:r>
        </w:del>
      </w:ins>
    </w:p>
    <w:p w14:paraId="4E807C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二、可靠性约束（必须符合）</w:t>
      </w:r>
    </w:p>
    <w:p w14:paraId="1527ED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功能正确性</w:t>
      </w:r>
    </w:p>
    <w:p w14:paraId="3D2B56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生成文档</w:t>
      </w:r>
      <w:r>
        <w:rPr>
          <w:rFonts w:hint="eastAsia"/>
          <w:lang w:val="en-US" w:eastAsia="zh-CN"/>
        </w:rPr>
        <w:t>框架</w:t>
      </w:r>
      <w:r>
        <w:rPr>
          <w:rFonts w:hint="default"/>
          <w:lang w:val="en-US" w:eastAsia="zh-CN"/>
        </w:rPr>
        <w:t>与给定模板一致性100%，无格式错乱、缺失。</w:t>
      </w:r>
    </w:p>
    <w:p w14:paraId="617E1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生成内容贴合参考资料及主题，</w:t>
      </w:r>
      <w:r>
        <w:rPr>
          <w:rFonts w:hint="eastAsia"/>
          <w:lang w:val="en-US" w:eastAsia="zh-CN"/>
        </w:rPr>
        <w:t>生成</w:t>
      </w:r>
      <w:r>
        <w:rPr>
          <w:rFonts w:hint="default"/>
          <w:lang w:val="en-US" w:eastAsia="zh-CN"/>
        </w:rPr>
        <w:t>结果相关性≥95%。</w:t>
      </w:r>
    </w:p>
    <w:p w14:paraId="41A287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文档下载、插入WPS/WORD成功率100%，无文件损坏。</w:t>
      </w:r>
    </w:p>
    <w:p w14:paraId="14BCC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稳定性</w:t>
      </w:r>
    </w:p>
    <w:p w14:paraId="3DF38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私有化环境下连续生成50份文档无崩溃、无异常退出。</w:t>
      </w:r>
      <w:bookmarkStart w:id="0" w:name="_GoBack"/>
      <w:bookmarkEnd w:id="0"/>
    </w:p>
    <w:p w14:paraId="7F0285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软件切换、卡顿恢复后，生成进度可续接，无内容丢失。</w:t>
      </w:r>
    </w:p>
    <w:p w14:paraId="0074A3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暂停/终止生成后，不残留异常文件，不占用超额系统资源。</w:t>
      </w:r>
    </w:p>
    <w:p w14:paraId="17153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三、可服务性约束（必须符合）</w:t>
      </w:r>
    </w:p>
    <w:p w14:paraId="40C33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生成异常（解析失败、卡顿等）即时提示原因，故障定位≤3s。</w:t>
      </w:r>
    </w:p>
    <w:p w14:paraId="5D775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模型参数调整即时生效，无延迟，配置可保存复用。</w:t>
      </w:r>
    </w:p>
    <w:p w14:paraId="14B1A8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- </w:t>
      </w:r>
      <w:r>
        <w:rPr>
          <w:rFonts w:hint="default"/>
          <w:color w:val="4F81BD" w:themeColor="accent1"/>
          <w:lang w:val="en-US" w:eastAsia="zh-CN"/>
          <w:rPrChange w:id="229" w:author="丶一丿乀" w:date="2026-03-23T15:23:59Z">
            <w:rPr>
              <w:rFonts w:hint="default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支持生成历史查看、下载、删除。</w:t>
      </w:r>
    </w:p>
    <w:p w14:paraId="4C7578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必须兼容国内主流开源大模型（如QWE</w:t>
      </w:r>
      <w:r>
        <w:rPr>
          <w:rFonts w:hint="eastAsia"/>
          <w:lang w:val="en-US" w:eastAsia="zh-CN"/>
        </w:rPr>
        <w:t>N</w:t>
      </w:r>
      <w:r>
        <w:rPr>
          <w:rFonts w:hint="default"/>
          <w:lang w:val="en-US" w:eastAsia="zh-CN"/>
        </w:rPr>
        <w:t>3-32b、</w:t>
      </w:r>
      <w:r>
        <w:rPr>
          <w:rFonts w:hint="eastAsia"/>
          <w:lang w:val="en-US" w:eastAsia="zh-CN"/>
        </w:rPr>
        <w:t>D</w:t>
      </w:r>
      <w:r>
        <w:rPr>
          <w:rFonts w:hint="default"/>
          <w:lang w:val="en-US" w:eastAsia="zh-CN"/>
        </w:rPr>
        <w:t>eepseek32b），模型适配成功率100%。</w:t>
      </w:r>
    </w:p>
    <w:p w14:paraId="07280590">
      <w:pPr>
        <w:rPr>
          <w:del w:id="230" w:author="icefire" w:date="2026-03-20T17:19:01Z"/>
          <w:rFonts w:hint="default"/>
          <w:lang w:val="en-US" w:eastAsia="zh-CN"/>
        </w:rPr>
      </w:pPr>
      <w:del w:id="231" w:author="icefire" w:date="2026-03-20T17:19:01Z">
        <w:r>
          <w:rPr>
            <w:rFonts w:hint="default"/>
            <w:lang w:val="en-US" w:eastAsia="zh-CN"/>
          </w:rPr>
          <w:delText>- 私有化环境下，</w:delText>
        </w:r>
      </w:del>
      <w:del w:id="232" w:author="icefire" w:date="2026-03-20T17:19:01Z">
        <w:r>
          <w:rPr>
            <w:rFonts w:hint="default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delText>主流开源模型调用时延≤2s</w:delText>
        </w:r>
      </w:del>
      <w:ins w:id="233" w:author="WPS_1625195767" w:date="2026-03-16T15:48:04Z">
        <w:del w:id="234" w:author="icefire" w:date="2026-03-20T17:19:01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（文本越长，大模型首字母时延越大，并且很吃服务器和显卡性能，建议3-5秒）</w:delText>
          </w:r>
        </w:del>
      </w:ins>
      <w:del w:id="235" w:author="icefire" w:date="2026-03-20T17:19:01Z">
        <w:r>
          <w:rPr>
            <w:rFonts w:hint="default"/>
            <w:lang w:val="en-US" w:eastAsia="zh-CN"/>
          </w:rPr>
          <w:delText>，无调用失败、超时情况。</w:delText>
        </w:r>
      </w:del>
    </w:p>
    <w:p w14:paraId="506E638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文档素材智能推荐</w:t>
      </w:r>
    </w:p>
    <w:p w14:paraId="1ECE4FB1">
      <w:pPr>
        <w:pStyle w:val="4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需求描述</w:t>
      </w:r>
    </w:p>
    <w:p w14:paraId="6E3D6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【应用场景】项目组成员在撰写项目报告、方案、技术文档等项目文档时，需从企业知识库中复用已有合规内容片段（章节、图片、表格、公式），提升写作效率。</w:t>
      </w:r>
    </w:p>
    <w:p w14:paraId="70A69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【利益相关者/执行人员】项目组成员、知识库管理员、文档库管理员。</w:t>
      </w:r>
    </w:p>
    <w:p w14:paraId="4BA9EA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【条件】</w:t>
      </w:r>
    </w:p>
    <w:p w14:paraId="0F8B5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color w:val="4F81BD" w:themeColor="accent1"/>
          <w:lang w:val="en-US" w:eastAsia="zh-CN"/>
          <w:rPrChange w:id="236" w:author="丶一丿乀" w:date="2026-03-23T15:28:16Z">
            <w:rPr>
              <w:rFonts w:hint="eastAsia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企业知识库</w:t>
      </w:r>
      <w:r>
        <w:rPr>
          <w:rFonts w:hint="eastAsia"/>
          <w:lang w:val="en-US" w:eastAsia="zh-CN"/>
        </w:rPr>
        <w:t>已搭建完成，存储有各类项目文档素材；</w:t>
      </w:r>
    </w:p>
    <w:p w14:paraId="1822CE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待撰写文档已创建，具备基础写作文本上下文或章节目录信息；</w:t>
      </w:r>
    </w:p>
    <w:p w14:paraId="137FF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  <w:color w:val="4F81BD" w:themeColor="accent1"/>
          <w:lang w:val="en-US" w:eastAsia="zh-CN"/>
          <w:rPrChange w:id="237" w:author="丶一丿乀" w:date="2026-03-23T15:42:09Z">
            <w:rPr>
              <w:rFonts w:hint="eastAsia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用户拥有知识库访问权限及对应素材查阅权限。</w:t>
      </w:r>
    </w:p>
    <w:p w14:paraId="35EDB8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【输入】</w:t>
      </w:r>
    </w:p>
    <w:p w14:paraId="2DBDAE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/>
          <w:color w:val="4F81BD" w:themeColor="accent1"/>
          <w:lang w:val="en-US" w:eastAsia="zh-CN"/>
          <w:rPrChange w:id="238" w:author="丶一丿乀" w:date="2026-03-23T15:26:54Z">
            <w:rPr>
              <w:rFonts w:hint="eastAsia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企业文档库中的待编辑文档所存放路径</w:t>
      </w:r>
      <w:r>
        <w:rPr>
          <w:rFonts w:hint="eastAsia"/>
          <w:lang w:val="en-US" w:eastAsia="zh-CN"/>
        </w:rPr>
        <w:t>（如品类/子品类/项目/文档）；</w:t>
      </w:r>
    </w:p>
    <w:p w14:paraId="538482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用户当前撰写的文档光标处的上下文内容和/或章节目录信息；</w:t>
      </w:r>
    </w:p>
    <w:p w14:paraId="66FACF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</w:t>
      </w:r>
      <w:r>
        <w:rPr>
          <w:rFonts w:hint="eastAsia"/>
          <w:color w:val="F79646" w:themeColor="accent6"/>
          <w:lang w:val="en-US" w:eastAsia="zh-CN"/>
          <w:rPrChange w:id="239" w:author="丶一丿乀" w:date="2026-03-23T14:15:08Z">
            <w:rPr>
              <w:rFonts w:hint="eastAsia"/>
              <w:lang w:val="en-US" w:eastAsia="zh-CN"/>
            </w:rPr>
          </w:rPrChange>
          <w14:textFill>
            <w14:solidFill>
              <w14:schemeClr w14:val="accent6"/>
            </w14:solidFill>
          </w14:textFill>
        </w:rPr>
        <w:t>用户指定的检索范围（如</w:t>
      </w:r>
      <w:r>
        <w:rPr>
          <w:rFonts w:hint="eastAsia"/>
          <w:color w:val="4F81BD" w:themeColor="accent1"/>
          <w:lang w:val="en-US" w:eastAsia="zh-CN"/>
          <w:rPrChange w:id="240" w:author="丶一丿乀" w:date="2026-03-23T15:35:37Z">
            <w:rPr>
              <w:rFonts w:hint="eastAsia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品类/子品类/项目/文档/标签/切片类别</w:t>
      </w:r>
      <w:r>
        <w:rPr>
          <w:rFonts w:hint="eastAsia"/>
          <w:lang w:val="en-US" w:eastAsia="zh-CN"/>
        </w:rPr>
        <w:t>）推荐优先级匹配结果；</w:t>
      </w:r>
    </w:p>
    <w:p w14:paraId="48AAD8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推荐模式为用户手动触发推荐（可以通过按快捷组合键或手动点击“素材推荐”键触发）。</w:t>
      </w:r>
    </w:p>
    <w:p w14:paraId="7BAA5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【做什么，程度/效果/反馈】</w:t>
      </w:r>
    </w:p>
    <w:p w14:paraId="55683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系统自动对项目文档进行切片处理，分类提取章节、图片、表格、公式并同时保留原内容和原格式，同时为每个切片的素材对象自动标记元数据（如基本的文件路径、文件名称、文件创建人、文件创建时间、素材章节名称、素材标签等）及</w:t>
      </w:r>
      <w:r>
        <w:rPr>
          <w:rFonts w:hint="eastAsia"/>
          <w:color w:val="F79646" w:themeColor="accent6"/>
          <w:lang w:val="en-US" w:eastAsia="zh-CN"/>
          <w:rPrChange w:id="241" w:author="丶一丿乀" w:date="2026-03-23T14:17:23Z">
            <w:rPr>
              <w:rFonts w:hint="eastAsia"/>
              <w:lang w:val="en-US" w:eastAsia="zh-CN"/>
            </w:rPr>
          </w:rPrChange>
          <w14:textFill>
            <w14:solidFill>
              <w14:schemeClr w14:val="accent6"/>
            </w14:solidFill>
          </w14:textFill>
        </w:rPr>
        <w:t>可链接到原始被切片的文件</w:t>
      </w:r>
      <w:r>
        <w:rPr>
          <w:rFonts w:hint="eastAsia"/>
          <w:lang w:val="en-US" w:eastAsia="zh-CN"/>
        </w:rPr>
        <w:t>，用于后续素材的相似度匹配与回查原文；</w:t>
      </w:r>
    </w:p>
    <w:p w14:paraId="262DDD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用户可通过品类、子品类、项目、文档、标签或切片类别限定检索范围，并可选填具体问题。系统将结合用户写作上下文及文档目录信息，从当前文件路径逐级向上层路径进行智能检索，综合匹配后按结果相关度排序推荐素材。</w:t>
      </w:r>
    </w:p>
    <w:p w14:paraId="1589F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对推荐的每个素材自动标记来源的文档名称、章节位置、</w:t>
      </w:r>
      <w:r>
        <w:rPr>
          <w:rFonts w:hint="eastAsia"/>
          <w:lang w:val="en-US" w:eastAsia="zh-CN"/>
        </w:rPr>
        <w:t>置信度（如0.95）</w:t>
      </w:r>
      <w:r>
        <w:rPr>
          <w:rFonts w:hint="eastAsia"/>
          <w:lang w:val="en-US" w:eastAsia="zh-CN"/>
        </w:rPr>
        <w:t>，保障推荐可解释性，置信度精准反映片段与当前写作需求的匹配程度；</w:t>
      </w:r>
    </w:p>
    <w:p w14:paraId="35464F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4.用户可选择素材的全部或</w:t>
      </w:r>
      <w:r>
        <w:rPr>
          <w:rFonts w:hint="eastAsia"/>
          <w:color w:val="F79646" w:themeColor="accent6"/>
          <w:lang w:val="en-US" w:eastAsia="zh-CN"/>
          <w:rPrChange w:id="242" w:author="丶一丿乀" w:date="2026-03-23T14:19:09Z">
            <w:rPr>
              <w:rFonts w:hint="eastAsia"/>
              <w:lang w:val="en-US" w:eastAsia="zh-CN"/>
            </w:rPr>
          </w:rPrChange>
          <w14:textFill>
            <w14:solidFill>
              <w14:schemeClr w14:val="accent6"/>
            </w14:solidFill>
          </w14:textFill>
        </w:rPr>
        <w:t>部分内容</w:t>
      </w:r>
      <w:r>
        <w:rPr>
          <w:rFonts w:hint="eastAsia"/>
          <w:lang w:val="en-US" w:eastAsia="zh-CN"/>
        </w:rPr>
        <w:t>，将其插入当前文档的光标处。系统会自动保留原素材的格式，并</w:t>
      </w:r>
      <w:r>
        <w:rPr>
          <w:rFonts w:hint="eastAsia"/>
          <w:color w:val="F79646" w:themeColor="accent6"/>
          <w:lang w:val="en-US" w:eastAsia="zh-CN"/>
          <w:rPrChange w:id="243" w:author="丶一丿乀" w:date="2026-03-23T14:19:04Z">
            <w:rPr>
              <w:rFonts w:hint="eastAsia"/>
              <w:lang w:val="en-US" w:eastAsia="zh-CN"/>
            </w:rPr>
          </w:rPrChange>
          <w14:textFill>
            <w14:solidFill>
              <w14:schemeClr w14:val="accent6"/>
            </w14:solidFill>
          </w14:textFill>
        </w:rPr>
        <w:t>依据</w:t>
      </w:r>
      <w:r>
        <w:rPr>
          <w:rFonts w:hint="eastAsia"/>
          <w:color w:val="4F81BD" w:themeColor="accent1"/>
          <w:lang w:val="en-US" w:eastAsia="zh-CN"/>
          <w:rPrChange w:id="244" w:author="丶一丿乀" w:date="2026-03-23T15:40:12Z">
            <w:rPr>
              <w:rFonts w:hint="eastAsia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用户设置</w:t>
      </w:r>
      <w:r>
        <w:rPr>
          <w:rFonts w:hint="eastAsia"/>
          <w:color w:val="F79646" w:themeColor="accent6"/>
          <w:lang w:val="en-US" w:eastAsia="zh-CN"/>
          <w:rPrChange w:id="245" w:author="丶一丿乀" w:date="2026-03-23T14:19:04Z">
            <w:rPr>
              <w:rFonts w:hint="eastAsia"/>
              <w:lang w:val="en-US" w:eastAsia="zh-CN"/>
            </w:rPr>
          </w:rPrChange>
          <w14:textFill>
            <w14:solidFill>
              <w14:schemeClr w14:val="accent6"/>
            </w14:solidFill>
          </w14:textFill>
        </w:rPr>
        <w:t>决定是否添加批注形式的解释性标记信息</w:t>
      </w:r>
      <w:r>
        <w:rPr>
          <w:rFonts w:hint="eastAsia"/>
          <w:lang w:val="en-US" w:eastAsia="zh-CN"/>
        </w:rPr>
        <w:t>。</w:t>
      </w:r>
    </w:p>
    <w:p w14:paraId="3483B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【输出】</w:t>
      </w:r>
    </w:p>
    <w:p w14:paraId="07252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经切片提取后的结构化内容素材（含章节、图片、表格、公式，关联完整辅助信息，如文档存储路径、文档名称、文档创建人、文档创建时间、片段主题、标签信息）支持按权限查阅、打标签（自动及手动标签）；</w:t>
      </w:r>
    </w:p>
    <w:p w14:paraId="5B737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按置信度排序的推荐素材列表（附带可解释性标记信息）；</w:t>
      </w:r>
    </w:p>
    <w:p w14:paraId="6D79B4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插入目标素材且保留原格式到当前写作文档，并依据用户设置决定是否添加批注形式的解释性标记信息。</w:t>
      </w:r>
    </w:p>
    <w:p w14:paraId="3F635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【外界反应】</w:t>
      </w:r>
    </w:p>
    <w:p w14:paraId="037CA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撰写者无需重复手动查询复制粘贴同一内容，编制效率显著提升，内容准确性与一致性得到保障；</w:t>
      </w:r>
    </w:p>
    <w:p w14:paraId="3B60C1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业务线项目成员可快速复用项目历史优质内容，减少沟通成本，提升文档产出质量；</w:t>
      </w:r>
    </w:p>
    <w:p w14:paraId="358B7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当系统检索与推荐的精准度达到标准时，用户对工具的依赖度将增强。反之，若精准度不足，则需优化语义匹配模型及调整优先级配置机制（例如，当用户确认选用某素材时，其置信度相应提升；未被选用的素材置信度则下降）。</w:t>
      </w:r>
    </w:p>
    <w:p w14:paraId="561818E8">
      <w:pPr>
        <w:pStyle w:val="4"/>
        <w:numPr>
          <w:ilvl w:val="0"/>
          <w:numId w:val="5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验收标准</w:t>
      </w:r>
    </w:p>
    <w:p w14:paraId="3FC9AB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一、性能约束</w:t>
      </w:r>
    </w:p>
    <w:p w14:paraId="6F87E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手动触发推荐后，系统响应时间必须</w:t>
      </w:r>
      <w:r>
        <w:rPr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≤</w:t>
      </w:r>
      <w:ins w:id="246" w:author="icefire" w:date="2026-03-20T17:19:11Z">
        <w:r>
          <w:rPr>
            <w:rFonts w:hint="eastAsia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t>2</w:t>
        </w:r>
      </w:ins>
      <w:ins w:id="247" w:author="icefire" w:date="2026-03-20T17:19:12Z">
        <w:r>
          <w:rPr>
            <w:rFonts w:hint="eastAsia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t xml:space="preserve"> </w:t>
        </w:r>
      </w:ins>
      <w:del w:id="248" w:author="icefire" w:date="2026-03-20T17:19:11Z">
        <w:r>
          <w:rPr>
            <w:rFonts w:hint="default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delText>1</w:delText>
        </w:r>
      </w:del>
      <w:del w:id="249" w:author="icefire" w:date="2026-03-20T17:19:10Z">
        <w:r>
          <w:rPr>
            <w:rFonts w:hint="default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delText>.5</w:delText>
        </w:r>
      </w:del>
      <w:r>
        <w:rPr>
          <w:rFonts w:hint="default"/>
          <w:lang w:val="en-US" w:eastAsia="zh-CN"/>
        </w:rPr>
        <w:t>秒，无卡顿、无推荐失败</w:t>
      </w:r>
      <w:ins w:id="250" w:author="icefire" w:date="2026-03-20T17:19:30Z">
        <w:r>
          <w:rPr>
            <w:rFonts w:hint="eastAsia"/>
            <w:lang w:val="en-US" w:eastAsia="zh-CN"/>
          </w:rPr>
          <w:t>。</w:t>
        </w:r>
      </w:ins>
      <w:del w:id="251" w:author="icefire" w:date="2026-03-20T17:19:25Z">
        <w:r>
          <w:rPr>
            <w:rFonts w:hint="default"/>
            <w:lang w:val="en-US" w:eastAsia="zh-CN"/>
          </w:rPr>
          <w:delText>。</w:delText>
        </w:r>
      </w:del>
      <w:ins w:id="252" w:author="WPS_1625195767" w:date="2026-03-16T15:48:17Z">
        <w:del w:id="253" w:author="icefire" w:date="2026-03-20T17:19:25Z">
          <w:r>
            <w:rPr>
              <w:rFonts w:hint="eastAsia"/>
              <w:lang w:val="en-US" w:eastAsia="zh-CN"/>
            </w:rPr>
            <w:delText>（</w:delText>
          </w:r>
        </w:del>
      </w:ins>
      <w:ins w:id="254" w:author="WPS_1625195767" w:date="2026-03-16T15:48:19Z">
        <w:del w:id="255" w:author="icefire" w:date="2026-03-20T17:19:25Z">
          <w:r>
            <w:rPr>
              <w:rFonts w:hint="eastAsia"/>
              <w:lang w:val="en-US" w:eastAsia="zh-CN"/>
            </w:rPr>
            <w:delText>建</w:delText>
          </w:r>
        </w:del>
      </w:ins>
      <w:ins w:id="256" w:author="WPS_1625195767" w:date="2026-03-16T15:48:19Z">
        <w:del w:id="257" w:author="icefire" w:date="2026-03-20T17:19:22Z">
          <w:r>
            <w:rPr>
              <w:rFonts w:hint="eastAsia"/>
              <w:lang w:val="en-US" w:eastAsia="zh-CN"/>
            </w:rPr>
            <w:delText>议</w:delText>
          </w:r>
        </w:del>
      </w:ins>
      <w:ins w:id="258" w:author="WPS_1625195767" w:date="2026-03-16T15:48:22Z">
        <w:del w:id="259" w:author="icefire" w:date="2026-03-20T17:19:21Z">
          <w:r>
            <w:rPr>
              <w:rFonts w:hint="eastAsia"/>
              <w:lang w:val="en-US" w:eastAsia="zh-CN"/>
            </w:rPr>
            <w:delText>2</w:delText>
          </w:r>
        </w:del>
      </w:ins>
      <w:ins w:id="260" w:author="WPS_1625195767" w:date="2026-03-16T15:48:23Z">
        <w:del w:id="261" w:author="icefire" w:date="2026-03-20T17:19:21Z">
          <w:r>
            <w:rPr>
              <w:rFonts w:hint="eastAsia"/>
              <w:lang w:val="en-US" w:eastAsia="zh-CN"/>
            </w:rPr>
            <w:delText>秒</w:delText>
          </w:r>
        </w:del>
      </w:ins>
      <w:ins w:id="262" w:author="WPS_1625195767" w:date="2026-03-16T15:48:17Z">
        <w:del w:id="263" w:author="icefire" w:date="2026-03-20T17:19:23Z">
          <w:r>
            <w:rPr>
              <w:rFonts w:hint="eastAsia"/>
              <w:lang w:val="en-US" w:eastAsia="zh-CN"/>
            </w:rPr>
            <w:delText>）</w:delText>
          </w:r>
        </w:del>
      </w:ins>
    </w:p>
    <w:p w14:paraId="123DC2AC">
      <w:pPr>
        <w:rPr>
          <w:ins w:id="264" w:author="icefire" w:date="2026-03-20T17:19:38Z"/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default"/>
          <w:lang w:val="en-US" w:eastAsia="zh-CN"/>
        </w:rPr>
        <w:t>2. 置信度调整机制必须生效，调整响应时间</w:t>
      </w:r>
      <w:r>
        <w:rPr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≤</w:t>
      </w:r>
      <w:ins w:id="265" w:author="icefire" w:date="2026-03-20T17:19:16Z">
        <w:r>
          <w:rPr>
            <w:rFonts w:hint="eastAsia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t>1</w:t>
        </w:r>
      </w:ins>
      <w:del w:id="266" w:author="icefire" w:date="2026-03-20T17:19:15Z">
        <w:r>
          <w:rPr>
            <w:rFonts w:hint="default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delText>0.5</w:delText>
        </w:r>
      </w:del>
      <w:r>
        <w:rPr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秒。</w:t>
      </w:r>
    </w:p>
    <w:p w14:paraId="641477F4">
      <w:pPr>
        <w:rPr>
          <w:del w:id="267" w:author="icefire" w:date="2026-03-20T17:19:18Z"/>
          <w:rFonts w:hint="default"/>
          <w:lang w:val="en-US" w:eastAsia="zh-CN"/>
        </w:rPr>
      </w:pPr>
      <w:ins w:id="268" w:author="WPS_1625195767" w:date="2026-03-16T15:48:26Z">
        <w:del w:id="269" w:author="icefire" w:date="2026-03-20T17:19:1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（</w:delText>
          </w:r>
        </w:del>
      </w:ins>
      <w:ins w:id="270" w:author="WPS_1625195767" w:date="2026-03-16T15:48:27Z">
        <w:del w:id="271" w:author="icefire" w:date="2026-03-20T17:19:1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建议</w:delText>
          </w:r>
        </w:del>
      </w:ins>
      <w:ins w:id="272" w:author="WPS_1625195767" w:date="2026-03-16T15:48:30Z">
        <w:del w:id="273" w:author="icefire" w:date="2026-03-20T17:19:1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1</w:delText>
          </w:r>
        </w:del>
      </w:ins>
      <w:ins w:id="274" w:author="WPS_1625195767" w:date="2026-03-16T15:48:33Z">
        <w:del w:id="275" w:author="icefire" w:date="2026-03-20T17:19:1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-2</w:delText>
          </w:r>
        </w:del>
      </w:ins>
      <w:ins w:id="276" w:author="WPS_1625195767" w:date="2026-03-16T15:48:29Z">
        <w:del w:id="277" w:author="icefire" w:date="2026-03-20T17:19:1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秒</w:delText>
          </w:r>
        </w:del>
      </w:ins>
      <w:ins w:id="278" w:author="WPS_1625195767" w:date="2026-03-16T15:48:26Z">
        <w:del w:id="279" w:author="icefire" w:date="2026-03-20T17:19:1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）</w:delText>
          </w:r>
        </w:del>
      </w:ins>
    </w:p>
    <w:p w14:paraId="7F4F3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自动标签准确率必须≥90%，手动标签需即时生效同步。</w:t>
      </w:r>
    </w:p>
    <w:p w14:paraId="08BF6AA6">
      <w:pPr>
        <w:rPr>
          <w:rFonts w:hint="default"/>
          <w:lang w:val="en-US" w:eastAsia="zh-CN"/>
        </w:rPr>
      </w:pPr>
    </w:p>
    <w:p w14:paraId="4EFDC4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二、可靠性约束</w:t>
      </w:r>
    </w:p>
    <w:p w14:paraId="215711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素材切片必须完整保留原内容及格式，元数据抽取准确率</w:t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100%</w:t>
      </w:r>
      <w:r>
        <w:rPr>
          <w:rFonts w:hint="default"/>
          <w:lang w:val="en-US" w:eastAsia="zh-CN"/>
        </w:rPr>
        <w:t>，且必须可直接链接至原始被切片文件。</w:t>
      </w:r>
    </w:p>
    <w:p w14:paraId="4515BE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检索必须从当前文档路径逐级向上匹配，推荐素材置信度≥0.7，且必须标注来源及置信度数值。</w:t>
      </w:r>
    </w:p>
    <w:p w14:paraId="04DE0D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素材插入必须</w:t>
      </w:r>
      <w:r>
        <w:rPr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100%</w:t>
      </w:r>
      <w:r>
        <w:rPr>
          <w:rFonts w:hint="default"/>
          <w:lang w:val="en-US" w:eastAsia="zh-CN"/>
        </w:rPr>
        <w:t>保留原格式，批注标记严格遵循用户预设，无擅自增减。</w:t>
      </w:r>
    </w:p>
    <w:p w14:paraId="2A5E57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</w:t>
      </w:r>
      <w:r>
        <w:rPr>
          <w:rFonts w:hint="default"/>
          <w:color w:val="4F81BD" w:themeColor="accent1"/>
          <w:lang w:val="en-US" w:eastAsia="zh-CN"/>
          <w:rPrChange w:id="280" w:author="丶一丿乀" w:date="2026-03-23T15:44:29Z">
            <w:rPr>
              <w:rFonts w:hint="default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素材复用过程必须全程留痕</w:t>
      </w:r>
      <w:r>
        <w:rPr>
          <w:rFonts w:hint="default"/>
          <w:color w:val="4F81BD" w:themeColor="accent1"/>
          <w:lang w:val="en-US" w:eastAsia="zh-CN"/>
          <w:rPrChange w:id="281" w:author="丶一丿乀" w:date="2026-03-23T15:44:29Z">
            <w:rPr>
              <w:rFonts w:hint="default"/>
              <w:lang w:val="en-US" w:eastAsia="zh-CN"/>
            </w:rPr>
          </w:rPrChange>
          <w14:textFill>
            <w14:solidFill>
              <w14:schemeClr w14:val="accent1"/>
            </w14:solidFill>
          </w14:textFill>
        </w:rPr>
        <w:t>，操作记录可追溯、可导出。</w:t>
      </w:r>
    </w:p>
    <w:p w14:paraId="253727B0">
      <w:pPr>
        <w:rPr>
          <w:rFonts w:hint="default"/>
          <w:lang w:val="en-US" w:eastAsia="zh-CN"/>
        </w:rPr>
      </w:pPr>
    </w:p>
    <w:p w14:paraId="16AB95C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三、可服务性约束</w:t>
      </w:r>
    </w:p>
    <w:p w14:paraId="2ED834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结构化素材必须支持权限分级查阅，严格执行权限管控，无权限用户无法查阅复用素材，权限校验准确率100%。</w:t>
      </w:r>
    </w:p>
    <w:p w14:paraId="3455514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非功能需求</w:t>
      </w:r>
    </w:p>
    <w:p w14:paraId="7B037BFD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可用性</w:t>
      </w:r>
    </w:p>
    <w:p w14:paraId="431D32C4">
      <w:pPr>
        <w:ind w:firstLine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</w:t>
      </w: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（XXL-Job），确保定时任务可分布式执行、故障重试，</w:t>
      </w:r>
      <w:ins w:id="282" w:author="WPS_1625195767" w:date="2026-03-16T15:48:41Z">
        <w:del w:id="283" w:author="icefire" w:date="2026-03-20T17:19:50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（</w:delText>
          </w:r>
        </w:del>
      </w:ins>
      <w:ins w:id="284" w:author="WPS_1625195767" w:date="2026-03-16T15:48:43Z">
        <w:del w:id="285" w:author="icefire" w:date="2026-03-20T17:19:50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定时任务</w:delText>
          </w:r>
        </w:del>
      </w:ins>
      <w:ins w:id="286" w:author="WPS_1625195767" w:date="2026-03-16T15:48:45Z">
        <w:del w:id="287" w:author="icefire" w:date="2026-03-20T17:19:50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需要</w:delText>
          </w:r>
        </w:del>
      </w:ins>
      <w:ins w:id="288" w:author="WPS_1625195767" w:date="2026-03-16T15:48:47Z">
        <w:del w:id="289" w:author="icefire" w:date="2026-03-20T17:19:50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单独</w:delText>
          </w:r>
        </w:del>
      </w:ins>
      <w:ins w:id="290" w:author="WPS_1625195767" w:date="2026-03-16T15:48:48Z">
        <w:del w:id="291" w:author="icefire" w:date="2026-03-20T17:19:50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讨论</w:delText>
          </w:r>
        </w:del>
      </w:ins>
      <w:ins w:id="292" w:author="WPS_1625195767" w:date="2026-03-16T15:48:52Z">
        <w:del w:id="293" w:author="icefire" w:date="2026-03-20T17:19:50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，</w:delText>
          </w:r>
        </w:del>
      </w:ins>
      <w:ins w:id="294" w:author="WPS_1625195767" w:date="2026-03-16T15:48:53Z">
        <w:del w:id="295" w:author="icefire" w:date="2026-03-20T17:19:50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功能</w:delText>
          </w:r>
        </w:del>
      </w:ins>
      <w:ins w:id="296" w:author="WPS_1625195767" w:date="2026-03-16T15:48:56Z">
        <w:del w:id="297" w:author="icefire" w:date="2026-03-20T17:19:50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用途</w:delText>
          </w:r>
        </w:del>
      </w:ins>
      <w:ins w:id="298" w:author="WPS_1625195767" w:date="2026-03-16T15:48:57Z">
        <w:del w:id="299" w:author="icefire" w:date="2026-03-20T17:19:50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具体是</w:delText>
          </w:r>
        </w:del>
      </w:ins>
      <w:ins w:id="300" w:author="WPS_1625195767" w:date="2026-03-16T15:48:58Z">
        <w:del w:id="301" w:author="icefire" w:date="2026-03-20T17:19:50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什么</w:delText>
          </w:r>
        </w:del>
      </w:ins>
      <w:ins w:id="302" w:author="WPS_1625195767" w:date="2026-03-16T15:48:41Z">
        <w:del w:id="303" w:author="icefire" w:date="2026-03-20T17:19:50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）</w:delText>
          </w:r>
        </w:del>
      </w:ins>
      <w:r>
        <w:rPr>
          <w:rFonts w:hint="eastAsia"/>
          <w:lang w:val="en-US" w:eastAsia="zh-CN"/>
        </w:rPr>
        <w:t>避免单点调度失败导致的任务漏执行。</w:t>
      </w:r>
    </w:p>
    <w:p w14:paraId="1A70DECF">
      <w:pPr>
        <w:rPr>
          <w:rFonts w:hint="default"/>
          <w:lang w:val="en-US" w:eastAsia="zh-CN"/>
        </w:rPr>
      </w:pPr>
    </w:p>
    <w:p w14:paraId="649510B5">
      <w:pPr>
        <w:pStyle w:val="4"/>
        <w:numPr>
          <w:ilvl w:val="0"/>
          <w:numId w:val="6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可靠性</w:t>
      </w:r>
    </w:p>
    <w:p w14:paraId="5FC48F4D">
      <w:pPr>
        <w:numPr>
          <w:ilvl w:val="0"/>
          <w:numId w:val="0"/>
        </w:numPr>
        <w:ind w:leftChars="0" w:firstLine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乙方开发模块需确保数据不丢失，数据库需配置定时备份机制，支持</w:t>
      </w:r>
      <w:r>
        <w:rPr>
          <w:rFonts w:hint="eastAsia"/>
          <w:lang w:val="en-US" w:eastAsia="zh-CN"/>
        </w:rPr>
        <w:t>定时</w:t>
      </w:r>
      <w:r>
        <w:rPr>
          <w:rFonts w:hint="default"/>
          <w:lang w:val="en-US" w:eastAsia="zh-CN"/>
        </w:rPr>
        <w:t>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 w14:paraId="347AF09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09311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可扩展性</w:t>
      </w:r>
    </w:p>
    <w:p w14:paraId="00275466">
      <w:pPr>
        <w:widowControl w:val="0"/>
        <w:numPr>
          <w:ilvl w:val="0"/>
          <w:numId w:val="0"/>
        </w:numPr>
        <w:adjustRightInd w:val="0"/>
        <w:spacing w:line="312" w:lineRule="atLeast"/>
        <w:ind w:firstLine="425" w:firstLineChars="0"/>
        <w:jc w:val="both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 w14:paraId="17547069">
      <w:pPr>
        <w:widowControl w:val="0"/>
        <w:numPr>
          <w:ilvl w:val="0"/>
          <w:numId w:val="0"/>
        </w:numPr>
        <w:adjustRightInd w:val="0"/>
        <w:spacing w:line="312" w:lineRule="atLeast"/>
        <w:jc w:val="both"/>
        <w:textAlignment w:val="baseline"/>
        <w:rPr>
          <w:rFonts w:hint="eastAsia"/>
          <w:lang w:val="en-US" w:eastAsia="zh-CN"/>
        </w:rPr>
      </w:pPr>
    </w:p>
    <w:p w14:paraId="1DF74763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可维护性</w:t>
      </w:r>
    </w:p>
    <w:p w14:paraId="43C4A777">
      <w:pPr>
        <w:numPr>
          <w:ilvl w:val="0"/>
          <w:numId w:val="0"/>
        </w:numPr>
        <w:ind w:leftChars="0" w:firstLine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</w:t>
      </w:r>
      <w:r>
        <w:rPr>
          <w:rFonts w:hint="eastAsia"/>
          <w:lang w:val="en-US" w:eastAsia="zh-CN"/>
        </w:rPr>
        <w:t>我</w:t>
      </w:r>
      <w:r>
        <w:rPr>
          <w:rFonts w:hint="default"/>
          <w:lang w:val="en-US" w:eastAsia="zh-CN"/>
        </w:rPr>
        <w:t>方后续维护、排查问题</w:t>
      </w:r>
      <w:r>
        <w:rPr>
          <w:rFonts w:hint="eastAsia"/>
          <w:lang w:val="en-US" w:eastAsia="zh-CN"/>
        </w:rPr>
        <w:t>。</w:t>
      </w:r>
    </w:p>
    <w:p w14:paraId="65E54EF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06184A1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平台兼容</w:t>
      </w:r>
    </w:p>
    <w:p w14:paraId="49DA9EC5">
      <w:pPr>
        <w:widowControl w:val="0"/>
        <w:numPr>
          <w:ilvl w:val="0"/>
          <w:numId w:val="0"/>
        </w:numPr>
        <w:adjustRightInd w:val="0"/>
        <w:spacing w:line="312" w:lineRule="atLeast"/>
        <w:ind w:firstLine="425" w:firstLineChars="0"/>
        <w:jc w:val="both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乙方开发模块需支持非容器部署，可在以下Linux操作系统上正常安装、运行，无需修改代码或进行额外配置：Ubuntu（20.04及以上版本）、</w:t>
      </w:r>
      <w:r>
        <w:rPr>
          <w:rFonts w:hint="default"/>
          <w:color w:val="C0504D" w:themeColor="accent2"/>
          <w:lang w:val="en-US" w:eastAsia="zh-CN"/>
          <w:rPrChange w:id="304" w:author="WPS_1625195767" w:date="2026-03-16T15:49:18Z">
            <w:rPr>
              <w:rFonts w:hint="default"/>
              <w:lang w:val="en-US" w:eastAsia="zh-CN"/>
            </w:rPr>
          </w:rPrChange>
          <w14:textFill>
            <w14:solidFill>
              <w14:schemeClr w14:val="accent2"/>
            </w14:solidFill>
          </w14:textFill>
        </w:rPr>
        <w:t>银河麒麟（V10及以上版本）、中标麒麟（V7.0及以上版本）</w:t>
      </w:r>
      <w:ins w:id="305" w:author="icefire" w:date="2026-03-20T17:20:09Z">
        <w:r>
          <w:rPr>
            <w:rFonts w:hint="eastAsia"/>
            <w:color w:val="C0504D" w:themeColor="accent2"/>
            <w:lang w:val="en-US" w:eastAsia="zh-CN"/>
            <w14:textFill>
              <w14:solidFill>
                <w14:schemeClr w14:val="accent2"/>
              </w14:solidFill>
            </w14:textFill>
          </w:rPr>
          <w:t>，</w:t>
        </w:r>
      </w:ins>
      <w:del w:id="306" w:author="icefire" w:date="2026-03-20T17:20:08Z">
        <w:r>
          <w:rPr>
            <w:rFonts w:hint="default"/>
            <w:color w:val="C0504D" w:themeColor="accent2"/>
            <w:lang w:val="en-US" w:eastAsia="zh-CN"/>
            <w:rPrChange w:id="307" w:author="WPS_1625195767" w:date="2026-03-16T15:49:18Z">
              <w:rPr>
                <w:rFonts w:hint="default"/>
                <w:lang w:val="en-US" w:eastAsia="zh-CN"/>
              </w:rPr>
            </w:rPrChange>
            <w14:textFill>
              <w14:solidFill>
                <w14:schemeClr w14:val="accent2"/>
              </w14:solidFill>
            </w14:textFill>
          </w:rPr>
          <w:delText>、统信UOS（20及以上版本）</w:delText>
        </w:r>
      </w:del>
      <w:ins w:id="308" w:author="WPS_1625195767" w:date="2026-03-16T15:49:20Z">
        <w:del w:id="309" w:author="icefire" w:date="2026-03-20T17:20:0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（</w:delText>
          </w:r>
        </w:del>
      </w:ins>
      <w:ins w:id="310" w:author="WPS_1625195767" w:date="2026-03-16T15:49:23Z">
        <w:del w:id="311" w:author="icefire" w:date="2026-03-20T17:20:0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需要</w:delText>
          </w:r>
        </w:del>
      </w:ins>
      <w:ins w:id="312" w:author="WPS_1625195767" w:date="2026-03-16T15:49:25Z">
        <w:del w:id="313" w:author="icefire" w:date="2026-03-20T17:20:0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配合</w:delText>
          </w:r>
        </w:del>
      </w:ins>
      <w:ins w:id="314" w:author="WPS_1625195767" w:date="2026-03-16T15:49:29Z">
        <w:del w:id="315" w:author="icefire" w:date="2026-03-20T17:20:0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测试</w:delText>
          </w:r>
        </w:del>
      </w:ins>
      <w:ins w:id="316" w:author="WPS_1625195767" w:date="2026-03-16T15:49:30Z">
        <w:del w:id="317" w:author="icefire" w:date="2026-03-20T17:20:0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，</w:delText>
          </w:r>
        </w:del>
      </w:ins>
      <w:ins w:id="318" w:author="WPS_1625195767" w:date="2026-03-16T15:49:31Z">
        <w:del w:id="319" w:author="icefire" w:date="2026-03-20T17:20:0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目前</w:delText>
          </w:r>
        </w:del>
      </w:ins>
      <w:ins w:id="320" w:author="WPS_1625195767" w:date="2026-03-16T15:49:32Z">
        <w:del w:id="321" w:author="icefire" w:date="2026-03-20T17:20:0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没有</w:delText>
          </w:r>
        </w:del>
      </w:ins>
      <w:ins w:id="322" w:author="WPS_1625195767" w:date="2026-03-16T15:49:39Z">
        <w:del w:id="323" w:author="icefire" w:date="2026-03-20T17:20:0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此系统</w:delText>
          </w:r>
        </w:del>
      </w:ins>
      <w:ins w:id="324" w:author="WPS_1625195767" w:date="2026-03-16T15:49:20Z">
        <w:del w:id="325" w:author="icefire" w:date="2026-03-20T17:20:08Z">
          <w:r>
            <w:rPr>
              <w:rFonts w:hint="eastAsia"/>
              <w:color w:val="C0504D" w:themeColor="accent2"/>
              <w:lang w:val="en-US" w:eastAsia="zh-CN"/>
              <w14:textFill>
                <w14:solidFill>
                  <w14:schemeClr w14:val="accent2"/>
                </w14:solidFill>
              </w14:textFill>
            </w:rPr>
            <w:delText>）</w:delText>
          </w:r>
        </w:del>
      </w:ins>
      <w:del w:id="326" w:author="icefire" w:date="2026-03-20T17:20:08Z">
        <w:r>
          <w:rPr>
            <w:rFonts w:hint="default"/>
            <w:lang w:val="en-US" w:eastAsia="zh-CN"/>
          </w:rPr>
          <w:delText>；</w:delText>
        </w:r>
      </w:del>
      <w:r>
        <w:rPr>
          <w:rFonts w:hint="default"/>
          <w:lang w:val="en-US" w:eastAsia="zh-CN"/>
        </w:rPr>
        <w:t>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装）。</w:t>
      </w:r>
    </w:p>
    <w:sectPr>
      <w:headerReference r:id="rId7" w:type="default"/>
      <w:footerReference r:id="rId8" w:type="default"/>
      <w:pgSz w:w="11906" w:h="16838"/>
      <w:pgMar w:top="1418" w:right="1418" w:bottom="1418" w:left="1418" w:header="720" w:footer="720" w:gutter="0"/>
      <w:cols w:space="720" w:num="1"/>
      <w:docGrid w:linePitch="285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PS_1625195767" w:date="2026-03-16T15:41:18Z" w:initials="">
    <w:p w14:paraId="29744BE4">
      <w:pPr>
        <w:pStyle w:val="7"/>
      </w:pPr>
      <w:r>
        <w:annotationRef/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9744BE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20600040101010101"/>
    <w:charset w:val="86"/>
    <w:family w:val="modern"/>
    <w:pitch w:val="default"/>
    <w:sig w:usb0="00000000" w:usb1="00000000" w:usb2="00000016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090644">
    <w:pPr>
      <w:pStyle w:val="12"/>
      <w:rPr>
        <w:rFonts w:ascii="Arial Narrow" w:hAnsi="Arial Narrow"/>
      </w:rPr>
    </w:pPr>
    <w:r>
      <w:rPr>
        <w:rFonts w:hint="eastAsia" w:ascii="Arial Narrow" w:hAnsi="Arial Narrow"/>
      </w:rPr>
      <w:t xml:space="preserve">                                          第 </w:t>
    </w:r>
    <w:r>
      <w:fldChar w:fldCharType="begin"/>
    </w:r>
    <w:r>
      <w:rPr>
        <w:rStyle w:val="18"/>
      </w:rPr>
      <w:instrText xml:space="preserve"> PAGE </w:instrText>
    </w:r>
    <w:r>
      <w:fldChar w:fldCharType="separate"/>
    </w:r>
    <w:r>
      <w:rPr>
        <w:rStyle w:val="18"/>
      </w:rPr>
      <w:t>3</w:t>
    </w:r>
    <w:r>
      <w:fldChar w:fldCharType="end"/>
    </w:r>
    <w:r>
      <w:rPr>
        <w:rStyle w:val="18"/>
        <w:rFonts w:hint="eastAsia"/>
      </w:rPr>
      <w:t xml:space="preserve"> </w:t>
    </w:r>
    <w:r>
      <w:rPr>
        <w:rFonts w:hint="eastAsia" w:ascii="Arial Narrow" w:hAnsi="Arial Narrow"/>
      </w:rPr>
      <w:t xml:space="preserve">页 </w:t>
    </w:r>
    <w:r>
      <w:rPr>
        <w:rFonts w:ascii="Arial Narrow" w:hAnsi="Arial Narrow"/>
      </w:rPr>
      <w:t xml:space="preserve"> </w:t>
    </w:r>
    <w:r>
      <w:rPr>
        <w:rFonts w:hint="eastAsia" w:ascii="Arial Narrow" w:hAnsi="Arial Narrow"/>
      </w:rPr>
      <w:t>共</w:t>
    </w:r>
    <w:r>
      <w:rPr>
        <w:rFonts w:ascii="Arial Narrow" w:hAnsi="Arial Narrow"/>
      </w:rPr>
      <w:t xml:space="preserve"> </w:t>
    </w:r>
    <w:r>
      <w:fldChar w:fldCharType="begin"/>
    </w:r>
    <w:r>
      <w:rPr>
        <w:rStyle w:val="18"/>
      </w:rPr>
      <w:instrText xml:space="preserve"> NUMPAGES </w:instrText>
    </w:r>
    <w:r>
      <w:fldChar w:fldCharType="separate"/>
    </w:r>
    <w:r>
      <w:rPr>
        <w:rStyle w:val="18"/>
      </w:rPr>
      <w:t>10</w:t>
    </w:r>
    <w:r>
      <w:fldChar w:fldCharType="end"/>
    </w:r>
    <w:r>
      <w:rPr>
        <w:rFonts w:hint="eastAsia" w:ascii="Arial Narrow" w:hAnsi="Arial Narrow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5E2818">
    <w:pPr>
      <w:pStyle w:val="13"/>
      <w:tabs>
        <w:tab w:val="right" w:pos="8925"/>
        <w:tab w:val="clear" w:pos="8306"/>
      </w:tabs>
      <w:jc w:val="both"/>
    </w:pP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 xml:space="preserve">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76B688"/>
    <w:multiLevelType w:val="singleLevel"/>
    <w:tmpl w:val="B876B688"/>
    <w:lvl w:ilvl="0" w:tentative="0">
      <w:start w:val="1"/>
      <w:numFmt w:val="chineseCounting"/>
      <w:pStyle w:val="3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>
    <w:nsid w:val="BACC025C"/>
    <w:multiLevelType w:val="singleLevel"/>
    <w:tmpl w:val="BACC025C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39C61648"/>
    <w:multiLevelType w:val="singleLevel"/>
    <w:tmpl w:val="39C61648"/>
    <w:lvl w:ilvl="0" w:tentative="0">
      <w:start w:val="1"/>
      <w:numFmt w:val="decimal"/>
      <w:pStyle w:val="4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icefire">
    <w15:presenceInfo w15:providerId="WPS Office" w15:userId="3358496227"/>
  </w15:person>
  <w15:person w15:author="WPS_1625195767">
    <w15:presenceInfo w15:providerId="WPS Office" w15:userId="1159906923"/>
  </w15:person>
  <w15:person w15:author="丶一丿乀">
    <w15:presenceInfo w15:providerId="WPS Office" w15:userId="323627788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trackRevisions w:val="1"/>
  <w:documentProtection w:enforcement="0"/>
  <w:defaultTabStop w:val="425"/>
  <w:drawingGridHorizontalSpacing w:val="105"/>
  <w:drawingGridVerticalSpacing w:val="285"/>
  <w:displayHorizontalDrawingGridEvery w:val="1"/>
  <w:displayVerticalDrawingGridEvery w:val="1"/>
  <w:noPunctuationKerning w:val="1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underlineTabInNumLis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FkODE4YzY1MzVlYmZlNGZhYmM5MTQ1YjI5OWExYmUifQ=="/>
  </w:docVars>
  <w:rsids>
    <w:rsidRoot w:val="00F67F7B"/>
    <w:rsid w:val="00020D57"/>
    <w:rsid w:val="00023DB9"/>
    <w:rsid w:val="00034A3C"/>
    <w:rsid w:val="0004017D"/>
    <w:rsid w:val="00061B97"/>
    <w:rsid w:val="000B18D2"/>
    <w:rsid w:val="000D719F"/>
    <w:rsid w:val="00136262"/>
    <w:rsid w:val="001558B5"/>
    <w:rsid w:val="00157857"/>
    <w:rsid w:val="00180D21"/>
    <w:rsid w:val="00183E91"/>
    <w:rsid w:val="00187089"/>
    <w:rsid w:val="001A243D"/>
    <w:rsid w:val="001B2963"/>
    <w:rsid w:val="001C0AB4"/>
    <w:rsid w:val="001D528C"/>
    <w:rsid w:val="001F5897"/>
    <w:rsid w:val="00206F00"/>
    <w:rsid w:val="00217A0E"/>
    <w:rsid w:val="00232115"/>
    <w:rsid w:val="00237309"/>
    <w:rsid w:val="00245926"/>
    <w:rsid w:val="002779B6"/>
    <w:rsid w:val="002C2FF7"/>
    <w:rsid w:val="002E0935"/>
    <w:rsid w:val="002E47E7"/>
    <w:rsid w:val="002F74FC"/>
    <w:rsid w:val="003574B3"/>
    <w:rsid w:val="00372AE3"/>
    <w:rsid w:val="003835A4"/>
    <w:rsid w:val="003917C1"/>
    <w:rsid w:val="003A0851"/>
    <w:rsid w:val="003F08B6"/>
    <w:rsid w:val="00423E25"/>
    <w:rsid w:val="0043292C"/>
    <w:rsid w:val="00432F7D"/>
    <w:rsid w:val="00433853"/>
    <w:rsid w:val="00437130"/>
    <w:rsid w:val="0046265C"/>
    <w:rsid w:val="00466241"/>
    <w:rsid w:val="00473888"/>
    <w:rsid w:val="00482726"/>
    <w:rsid w:val="00495616"/>
    <w:rsid w:val="0049680A"/>
    <w:rsid w:val="004B21F9"/>
    <w:rsid w:val="004C5ACF"/>
    <w:rsid w:val="004E1B2A"/>
    <w:rsid w:val="004E1EFC"/>
    <w:rsid w:val="005209DD"/>
    <w:rsid w:val="00632C25"/>
    <w:rsid w:val="006728C8"/>
    <w:rsid w:val="00677B3C"/>
    <w:rsid w:val="006F59CD"/>
    <w:rsid w:val="00742385"/>
    <w:rsid w:val="007478E1"/>
    <w:rsid w:val="007517D6"/>
    <w:rsid w:val="00763220"/>
    <w:rsid w:val="007913A1"/>
    <w:rsid w:val="00797147"/>
    <w:rsid w:val="007C0D3A"/>
    <w:rsid w:val="007D42E3"/>
    <w:rsid w:val="007E4B74"/>
    <w:rsid w:val="00804C3B"/>
    <w:rsid w:val="00823A59"/>
    <w:rsid w:val="0082685E"/>
    <w:rsid w:val="00826F0F"/>
    <w:rsid w:val="008528FD"/>
    <w:rsid w:val="008813BF"/>
    <w:rsid w:val="008830E2"/>
    <w:rsid w:val="008875DC"/>
    <w:rsid w:val="008A28BC"/>
    <w:rsid w:val="008A3CA2"/>
    <w:rsid w:val="008A5D04"/>
    <w:rsid w:val="008E7AF1"/>
    <w:rsid w:val="00901BC4"/>
    <w:rsid w:val="0091446F"/>
    <w:rsid w:val="00914A7C"/>
    <w:rsid w:val="00935272"/>
    <w:rsid w:val="00940001"/>
    <w:rsid w:val="00956E96"/>
    <w:rsid w:val="00994AB9"/>
    <w:rsid w:val="00996923"/>
    <w:rsid w:val="00A15075"/>
    <w:rsid w:val="00A32BFA"/>
    <w:rsid w:val="00A529CF"/>
    <w:rsid w:val="00A55F4D"/>
    <w:rsid w:val="00A63BC8"/>
    <w:rsid w:val="00A86D95"/>
    <w:rsid w:val="00A902D1"/>
    <w:rsid w:val="00AD1CF7"/>
    <w:rsid w:val="00AE0913"/>
    <w:rsid w:val="00AE19E3"/>
    <w:rsid w:val="00AF0654"/>
    <w:rsid w:val="00AF4767"/>
    <w:rsid w:val="00B00544"/>
    <w:rsid w:val="00B023FE"/>
    <w:rsid w:val="00B0373E"/>
    <w:rsid w:val="00B174BA"/>
    <w:rsid w:val="00B2166B"/>
    <w:rsid w:val="00B371EC"/>
    <w:rsid w:val="00B50FFF"/>
    <w:rsid w:val="00B65106"/>
    <w:rsid w:val="00B86C01"/>
    <w:rsid w:val="00BB7B67"/>
    <w:rsid w:val="00BF7AA4"/>
    <w:rsid w:val="00C033B1"/>
    <w:rsid w:val="00C45C12"/>
    <w:rsid w:val="00C67BB9"/>
    <w:rsid w:val="00C95C27"/>
    <w:rsid w:val="00CA43C3"/>
    <w:rsid w:val="00CC4605"/>
    <w:rsid w:val="00CF4452"/>
    <w:rsid w:val="00D038C1"/>
    <w:rsid w:val="00D0693D"/>
    <w:rsid w:val="00D24145"/>
    <w:rsid w:val="00D82380"/>
    <w:rsid w:val="00D90382"/>
    <w:rsid w:val="00D92C62"/>
    <w:rsid w:val="00D957B0"/>
    <w:rsid w:val="00DA2757"/>
    <w:rsid w:val="00DA6057"/>
    <w:rsid w:val="00DA61C1"/>
    <w:rsid w:val="00DC3F38"/>
    <w:rsid w:val="00DE3EDF"/>
    <w:rsid w:val="00DE5D0B"/>
    <w:rsid w:val="00DE67E1"/>
    <w:rsid w:val="00DE79B7"/>
    <w:rsid w:val="00E26BEA"/>
    <w:rsid w:val="00E31D62"/>
    <w:rsid w:val="00E3521D"/>
    <w:rsid w:val="00E363AC"/>
    <w:rsid w:val="00E42C52"/>
    <w:rsid w:val="00E52426"/>
    <w:rsid w:val="00E73FDF"/>
    <w:rsid w:val="00E90CB4"/>
    <w:rsid w:val="00EA70F9"/>
    <w:rsid w:val="00EB2F2D"/>
    <w:rsid w:val="00EC1AF0"/>
    <w:rsid w:val="00EF164D"/>
    <w:rsid w:val="00EF2210"/>
    <w:rsid w:val="00EF335A"/>
    <w:rsid w:val="00F00C6E"/>
    <w:rsid w:val="00F04737"/>
    <w:rsid w:val="00F35645"/>
    <w:rsid w:val="00F50DE8"/>
    <w:rsid w:val="00F67F7B"/>
    <w:rsid w:val="00F75747"/>
    <w:rsid w:val="00FD04BF"/>
    <w:rsid w:val="00FE2A19"/>
    <w:rsid w:val="00FE50B8"/>
    <w:rsid w:val="00FE600F"/>
    <w:rsid w:val="01794253"/>
    <w:rsid w:val="018450A2"/>
    <w:rsid w:val="02184C85"/>
    <w:rsid w:val="042C2506"/>
    <w:rsid w:val="076238D0"/>
    <w:rsid w:val="087D3A94"/>
    <w:rsid w:val="08A6123D"/>
    <w:rsid w:val="0B1701D0"/>
    <w:rsid w:val="0DD979BE"/>
    <w:rsid w:val="0FA21C06"/>
    <w:rsid w:val="0FFF7A1D"/>
    <w:rsid w:val="11CC4BD6"/>
    <w:rsid w:val="1245512F"/>
    <w:rsid w:val="138C4BFD"/>
    <w:rsid w:val="14B2070A"/>
    <w:rsid w:val="170D692B"/>
    <w:rsid w:val="172D48D7"/>
    <w:rsid w:val="17575DF8"/>
    <w:rsid w:val="1796247C"/>
    <w:rsid w:val="17B61660"/>
    <w:rsid w:val="18751F7E"/>
    <w:rsid w:val="1AE35FD9"/>
    <w:rsid w:val="1C2C344C"/>
    <w:rsid w:val="1CBA5460"/>
    <w:rsid w:val="1E9FEF18"/>
    <w:rsid w:val="1F784B5D"/>
    <w:rsid w:val="220D3C83"/>
    <w:rsid w:val="221E5E10"/>
    <w:rsid w:val="2277734E"/>
    <w:rsid w:val="23F95193"/>
    <w:rsid w:val="24323971"/>
    <w:rsid w:val="24670FAE"/>
    <w:rsid w:val="2513335E"/>
    <w:rsid w:val="251470D6"/>
    <w:rsid w:val="26E66EF8"/>
    <w:rsid w:val="26F808A7"/>
    <w:rsid w:val="2AE4253B"/>
    <w:rsid w:val="2B6825D4"/>
    <w:rsid w:val="2BC362DB"/>
    <w:rsid w:val="2E39411E"/>
    <w:rsid w:val="2E6405E9"/>
    <w:rsid w:val="2F481BA7"/>
    <w:rsid w:val="2F994DA8"/>
    <w:rsid w:val="2FF16992"/>
    <w:rsid w:val="320B4A97"/>
    <w:rsid w:val="32D711C5"/>
    <w:rsid w:val="335A2B4F"/>
    <w:rsid w:val="34A2025B"/>
    <w:rsid w:val="360A4309"/>
    <w:rsid w:val="37005009"/>
    <w:rsid w:val="37182A56"/>
    <w:rsid w:val="38A63490"/>
    <w:rsid w:val="38D10AEB"/>
    <w:rsid w:val="3B077069"/>
    <w:rsid w:val="3CEE5DD1"/>
    <w:rsid w:val="3D5F318D"/>
    <w:rsid w:val="3EB76FF8"/>
    <w:rsid w:val="3FF2629D"/>
    <w:rsid w:val="40490632"/>
    <w:rsid w:val="40621B84"/>
    <w:rsid w:val="408017FB"/>
    <w:rsid w:val="42F32B43"/>
    <w:rsid w:val="438A4CDB"/>
    <w:rsid w:val="43AC6A00"/>
    <w:rsid w:val="44255D38"/>
    <w:rsid w:val="4492209A"/>
    <w:rsid w:val="4617140F"/>
    <w:rsid w:val="474D4561"/>
    <w:rsid w:val="49E54A1A"/>
    <w:rsid w:val="4A0975F4"/>
    <w:rsid w:val="4ABD7744"/>
    <w:rsid w:val="4D4E097E"/>
    <w:rsid w:val="4F1C32CB"/>
    <w:rsid w:val="4FCF707C"/>
    <w:rsid w:val="52C85594"/>
    <w:rsid w:val="54B45AAE"/>
    <w:rsid w:val="569752EE"/>
    <w:rsid w:val="56E801F8"/>
    <w:rsid w:val="5814296E"/>
    <w:rsid w:val="59295C9B"/>
    <w:rsid w:val="598853C1"/>
    <w:rsid w:val="59A21978"/>
    <w:rsid w:val="5A4D57FC"/>
    <w:rsid w:val="5BA82A85"/>
    <w:rsid w:val="5D8152D7"/>
    <w:rsid w:val="5E824AD5"/>
    <w:rsid w:val="5E84084D"/>
    <w:rsid w:val="5E9077D0"/>
    <w:rsid w:val="5FEFA9D5"/>
    <w:rsid w:val="60C110F2"/>
    <w:rsid w:val="616F3D5C"/>
    <w:rsid w:val="63D537D1"/>
    <w:rsid w:val="64D503B7"/>
    <w:rsid w:val="652A473F"/>
    <w:rsid w:val="66552ACF"/>
    <w:rsid w:val="67FBC28B"/>
    <w:rsid w:val="684B6975"/>
    <w:rsid w:val="6ACC38AB"/>
    <w:rsid w:val="6ADB7A47"/>
    <w:rsid w:val="6BF704AE"/>
    <w:rsid w:val="6BF941B7"/>
    <w:rsid w:val="6DED2F22"/>
    <w:rsid w:val="6DF110A2"/>
    <w:rsid w:val="6E6E717D"/>
    <w:rsid w:val="6F844360"/>
    <w:rsid w:val="72905919"/>
    <w:rsid w:val="74695E2A"/>
    <w:rsid w:val="74D252CE"/>
    <w:rsid w:val="75124DA1"/>
    <w:rsid w:val="76FB8CE4"/>
    <w:rsid w:val="776641EE"/>
    <w:rsid w:val="77F610F5"/>
    <w:rsid w:val="78FFA3B7"/>
    <w:rsid w:val="7ACC526F"/>
    <w:rsid w:val="7AE90E0B"/>
    <w:rsid w:val="7D851A94"/>
    <w:rsid w:val="7E4D0364"/>
    <w:rsid w:val="7EA1163C"/>
    <w:rsid w:val="7EB92891"/>
    <w:rsid w:val="7ED056F7"/>
    <w:rsid w:val="7FFB9A00"/>
    <w:rsid w:val="9BB7188C"/>
    <w:rsid w:val="A7FFFC91"/>
    <w:rsid w:val="ADBF4655"/>
    <w:rsid w:val="C6EE34BD"/>
    <w:rsid w:val="DAFD598B"/>
    <w:rsid w:val="E9B74DD1"/>
    <w:rsid w:val="F6FF3528"/>
    <w:rsid w:val="FADFD2E8"/>
    <w:rsid w:val="FCAFDBDA"/>
    <w:rsid w:val="FEFB1373"/>
    <w:rsid w:val="FF3F6B5C"/>
    <w:rsid w:val="FF7D4BBE"/>
    <w:rsid w:val="FF97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uiPriority="99" w:name="annotation text"/>
    <w:lsdException w:qFormat="1" w:unhideWhenUsed="0" w:uiPriority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12" w:lineRule="atLeast"/>
      <w:jc w:val="both"/>
      <w:textAlignment w:val="baseline"/>
    </w:pPr>
    <w:rPr>
      <w:rFonts w:ascii="Calibri" w:hAnsi="Calibri" w:eastAsia="宋体" w:cs="Times New Roman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autoSpaceDE w:val="0"/>
      <w:autoSpaceDN w:val="0"/>
      <w:spacing w:line="360" w:lineRule="auto"/>
      <w:outlineLvl w:val="0"/>
    </w:pPr>
    <w:rPr>
      <w:rFonts w:ascii="Arial Narrow" w:hAnsi="Arial Narrow"/>
      <w:b/>
      <w:bCs/>
      <w:color w:val="000000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0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0"/>
        <w:numId w:val="2"/>
      </w:numPr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qFormat/>
    <w:uiPriority w:val="0"/>
    <w:pPr>
      <w:shd w:val="clear" w:color="auto" w:fill="000080"/>
    </w:pPr>
  </w:style>
  <w:style w:type="paragraph" w:styleId="7">
    <w:name w:val="annotation text"/>
    <w:basedOn w:val="1"/>
    <w:semiHidden/>
    <w:unhideWhenUsed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Arial Narrow" w:hAnsi="Arial Narrow"/>
      <w:sz w:val="24"/>
    </w:rPr>
  </w:style>
  <w:style w:type="paragraph" w:styleId="9">
    <w:name w:val="Body Text Indent"/>
    <w:basedOn w:val="1"/>
    <w:semiHidden/>
    <w:qFormat/>
    <w:uiPriority w:val="0"/>
    <w:pPr>
      <w:ind w:firstLine="720"/>
    </w:pPr>
    <w:rPr>
      <w:rFonts w:ascii="楷体_GB2312" w:eastAsia="楷体_GB2312"/>
      <w:sz w:val="24"/>
    </w:rPr>
  </w:style>
  <w:style w:type="paragraph" w:styleId="10">
    <w:name w:val="Body Text Indent 2"/>
    <w:basedOn w:val="1"/>
    <w:link w:val="20"/>
    <w:qFormat/>
    <w:uiPriority w:val="0"/>
    <w:pPr>
      <w:spacing w:line="360" w:lineRule="auto"/>
      <w:ind w:firstLine="539"/>
    </w:pPr>
    <w:rPr>
      <w:rFonts w:ascii="Arial Narrow" w:hAnsi="Arial Narrow"/>
      <w:sz w:val="24"/>
    </w:rPr>
  </w:style>
  <w:style w:type="paragraph" w:styleId="11">
    <w:name w:val="Balloon Text"/>
    <w:basedOn w:val="1"/>
    <w:semiHidden/>
    <w:qFormat/>
    <w:uiPriority w:val="0"/>
    <w:rPr>
      <w:sz w:val="18"/>
      <w:szCs w:val="18"/>
    </w:rPr>
  </w:style>
  <w:style w:type="paragraph" w:styleId="12">
    <w:name w:val="footer"/>
    <w:basedOn w:val="1"/>
    <w:link w:val="26"/>
    <w:qFormat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paragraph" w:styleId="13">
    <w:name w:val="header"/>
    <w:basedOn w:val="1"/>
    <w:semiHidden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14">
    <w:name w:val="footnote text"/>
    <w:basedOn w:val="1"/>
    <w:semiHidden/>
    <w:qFormat/>
    <w:uiPriority w:val="0"/>
    <w:pPr>
      <w:snapToGrid w:val="0"/>
      <w:jc w:val="left"/>
    </w:pPr>
    <w:rPr>
      <w:sz w:val="18"/>
    </w:rPr>
  </w:style>
  <w:style w:type="table" w:styleId="16">
    <w:name w:val="Table Grid"/>
    <w:basedOn w:val="15"/>
    <w:qFormat/>
    <w:uiPriority w:val="5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page number"/>
    <w:basedOn w:val="17"/>
    <w:semiHidden/>
    <w:qFormat/>
    <w:uiPriority w:val="0"/>
  </w:style>
  <w:style w:type="character" w:styleId="19">
    <w:name w:val="footnote reference"/>
    <w:semiHidden/>
    <w:qFormat/>
    <w:uiPriority w:val="0"/>
    <w:rPr>
      <w:vertAlign w:val="superscript"/>
    </w:rPr>
  </w:style>
  <w:style w:type="character" w:customStyle="1" w:styleId="20">
    <w:name w:val="正文文本缩进 2 字符"/>
    <w:link w:val="10"/>
    <w:qFormat/>
    <w:uiPriority w:val="0"/>
    <w:rPr>
      <w:rFonts w:ascii="Arial Narrow" w:hAnsi="Arial Narrow"/>
      <w:sz w:val="24"/>
    </w:rPr>
  </w:style>
  <w:style w:type="paragraph" w:customStyle="1" w:styleId="21">
    <w:name w:val="Char"/>
    <w:basedOn w:val="6"/>
    <w:qFormat/>
    <w:uiPriority w:val="0"/>
    <w:pPr>
      <w:adjustRightInd/>
      <w:spacing w:line="240" w:lineRule="auto"/>
      <w:textAlignment w:val="auto"/>
    </w:pPr>
    <w:rPr>
      <w:rFonts w:ascii="Tahoma" w:hAnsi="Tahoma"/>
      <w:kern w:val="2"/>
      <w:sz w:val="24"/>
      <w:szCs w:val="24"/>
    </w:rPr>
  </w:style>
  <w:style w:type="paragraph" w:customStyle="1" w:styleId="22">
    <w:name w:val="1"/>
    <w:basedOn w:val="1"/>
    <w:next w:val="10"/>
    <w:qFormat/>
    <w:uiPriority w:val="0"/>
    <w:pPr>
      <w:spacing w:line="360" w:lineRule="auto"/>
      <w:ind w:firstLine="539"/>
    </w:pPr>
    <w:rPr>
      <w:rFonts w:ascii="Arial Narrow" w:hAnsi="Arial Narrow"/>
      <w:sz w:val="24"/>
    </w:rPr>
  </w:style>
  <w:style w:type="table" w:customStyle="1" w:styleId="23">
    <w:name w:val="网格型1"/>
    <w:basedOn w:val="15"/>
    <w:qFormat/>
    <w:uiPriority w:val="5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网格型2"/>
    <w:basedOn w:val="15"/>
    <w:qFormat/>
    <w:uiPriority w:val="5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5">
    <w:name w:val="网格型3"/>
    <w:basedOn w:val="15"/>
    <w:qFormat/>
    <w:uiPriority w:val="59"/>
    <w:rPr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6">
    <w:name w:val="页脚 字符"/>
    <w:basedOn w:val="17"/>
    <w:link w:val="12"/>
    <w:qFormat/>
    <w:uiPriority w:val="99"/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pengfei\Library\Containers\com.kingsoft.wpsoffice.mac\Data\C:\WINDOWS\Desktop\&#25105;&#30340;&#20844;&#25991;&#21253;\&#30005;&#25253;&#23616;CISCO&#38144;&#21806;&#21512;&#21516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AEBF945B-98AE-4694-AD19-0F756ACE82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电报局CISCO销售合同.dot</Template>
  <Company>dxj</Company>
  <Pages>7</Pages>
  <Words>977</Words>
  <Characters>1035</Characters>
  <Lines>223</Lines>
  <Paragraphs>196</Paragraphs>
  <TotalTime>116</TotalTime>
  <ScaleCrop>false</ScaleCrop>
  <LinksUpToDate>false</LinksUpToDate>
  <CharactersWithSpaces>1036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2016-08-26T00:17:00Z</dcterms:created>
  <dc:creator>张士栋</dc:creator>
  <cp:lastModifiedBy>丶一丿乀</cp:lastModifiedBy>
  <cp:lastPrinted>2014-07-02T17:39:00Z</cp:lastPrinted>
  <dcterms:modified xsi:type="dcterms:W3CDTF">2026-03-23T07:46:13Z</dcterms:modified>
  <dc:title>销售合同</dc:title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BE40AAAC87074ABC91AC3296C0DD76E3_13</vt:lpwstr>
  </property>
  <property fmtid="{D5CDD505-2E9C-101B-9397-08002B2CF9AE}" pid="4" name="KSOTemplateDocerSaveRecord">
    <vt:lpwstr>eyJoZGlkIjoiMDM2OGIzNDBmMTJlOWU0MjdhOTUwZTIyOGJkZDAwNmUiLCJ1c2VySWQiOiI2MTc4NzMzNjkifQ==</vt:lpwstr>
  </property>
  <property fmtid="{D5CDD505-2E9C-101B-9397-08002B2CF9AE}" pid="5" name="workspaceId">
    <vt:lpwstr>17a3ca2b</vt:lpwstr>
  </property>
  <property fmtid="{D5CDD505-2E9C-101B-9397-08002B2CF9AE}" pid="6" name="panelId">
    <vt:i4>1</vt:i4>
  </property>
</Properties>
</file>